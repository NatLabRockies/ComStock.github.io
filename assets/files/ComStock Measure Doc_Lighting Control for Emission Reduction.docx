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08C4" w14:textId="77777777" w:rsidR="00B07A10" w:rsidRPr="000978B5" w:rsidRDefault="00B07A10" w:rsidP="00982D93">
      <w:bookmarkStart w:id="0" w:name="_Toc131909737"/>
      <w:bookmarkStart w:id="1" w:name="_Toc131922506"/>
      <w:bookmarkStart w:id="2" w:name="_Toc131925442"/>
      <w:bookmarkStart w:id="3" w:name="_Toc131925488"/>
      <w:bookmarkStart w:id="4" w:name="_Toc224638697"/>
      <w:bookmarkStart w:id="5" w:name="_Toc224638774"/>
      <w:bookmarkStart w:id="6" w:name="_Toc225321100"/>
      <w:bookmarkStart w:id="7" w:name="_Toc225321603"/>
      <w:bookmarkStart w:id="8" w:name="_Toc225577220"/>
      <w:bookmarkStart w:id="9" w:name="_Toc225583133"/>
    </w:p>
    <w:p w14:paraId="4570F476" w14:textId="77777777" w:rsidR="00B07A10" w:rsidRPr="000978B5" w:rsidRDefault="00B07A10" w:rsidP="00982D93"/>
    <w:p w14:paraId="195F219F" w14:textId="77777777" w:rsidR="00B07A10" w:rsidRPr="000978B5" w:rsidRDefault="00B07A10" w:rsidP="00982D93"/>
    <w:p w14:paraId="71998090" w14:textId="77777777" w:rsidR="00B07A10" w:rsidRPr="000978B5" w:rsidRDefault="00B07A10" w:rsidP="00982D93"/>
    <w:p w14:paraId="28E6102C" w14:textId="77777777" w:rsidR="00B07A10" w:rsidRPr="000978B5" w:rsidRDefault="00B07A10" w:rsidP="00982D93"/>
    <w:p w14:paraId="1D072534" w14:textId="77777777" w:rsidR="00B07A10" w:rsidRPr="000978B5" w:rsidRDefault="00B07A10" w:rsidP="00982D93"/>
    <w:p w14:paraId="362AFEBA" w14:textId="77777777" w:rsidR="00B07A10" w:rsidRPr="000978B5" w:rsidRDefault="00B07A10" w:rsidP="00982D93"/>
    <w:p w14:paraId="2A7B004F" w14:textId="77777777" w:rsidR="00B07A10" w:rsidRPr="000978B5" w:rsidRDefault="00B07A10" w:rsidP="00982D93"/>
    <w:p w14:paraId="5EDD00D7" w14:textId="77777777" w:rsidR="0098648F" w:rsidRDefault="0098648F" w:rsidP="0098648F">
      <w:pPr>
        <w:pStyle w:val="NRELByline"/>
        <w:rPr>
          <w:rFonts w:cs="Arial"/>
          <w:i w:val="0"/>
          <w:color w:val="0070C0"/>
          <w:kern w:val="32"/>
          <w:sz w:val="40"/>
          <w:szCs w:val="40"/>
        </w:rPr>
      </w:pPr>
      <w:r>
        <w:rPr>
          <w:rFonts w:cs="Arial"/>
          <w:bCs/>
          <w:i w:val="0"/>
          <w:color w:val="0070C0"/>
          <w:kern w:val="32"/>
          <w:sz w:val="40"/>
          <w:szCs w:val="32"/>
        </w:rPr>
        <w:t>ComStock</w:t>
      </w:r>
      <w:r>
        <w:rPr>
          <w:rFonts w:cs="Arial"/>
          <w:i w:val="0"/>
          <w:color w:val="0070C0"/>
          <w:kern w:val="32"/>
          <w:sz w:val="40"/>
          <w:szCs w:val="40"/>
        </w:rPr>
        <w:t xml:space="preserve"> </w:t>
      </w:r>
      <w:r w:rsidRPr="700FF88B">
        <w:rPr>
          <w:rFonts w:cs="Arial"/>
          <w:i w:val="0"/>
          <w:color w:val="0070C0"/>
          <w:kern w:val="32"/>
          <w:sz w:val="40"/>
          <w:szCs w:val="40"/>
        </w:rPr>
        <w:t>Measure Documentation</w:t>
      </w:r>
      <w:r>
        <w:rPr>
          <w:rFonts w:cs="Arial"/>
          <w:i w:val="0"/>
          <w:color w:val="0070C0"/>
          <w:kern w:val="32"/>
          <w:sz w:val="40"/>
          <w:szCs w:val="40"/>
        </w:rPr>
        <w:t>:</w:t>
      </w:r>
      <w:r w:rsidRPr="700FF88B">
        <w:rPr>
          <w:rFonts w:cs="Arial"/>
          <w:i w:val="0"/>
          <w:color w:val="0070C0"/>
          <w:kern w:val="32"/>
          <w:sz w:val="40"/>
          <w:szCs w:val="40"/>
        </w:rPr>
        <w:t xml:space="preserve"> </w:t>
      </w:r>
    </w:p>
    <w:p w14:paraId="469B9201" w14:textId="53781619" w:rsidR="00B07A10" w:rsidRPr="000978B5" w:rsidRDefault="0098648F" w:rsidP="0098648F">
      <w:pPr>
        <w:pStyle w:val="NRELTitlePlaceholder"/>
      </w:pPr>
      <w:r w:rsidRPr="00472867">
        <w:rPr>
          <w:szCs w:val="40"/>
        </w:rPr>
        <w:t>Lighting Control for</w:t>
      </w:r>
      <w:r w:rsidRPr="000978B5">
        <w:t xml:space="preserve"> </w:t>
      </w:r>
      <w:r w:rsidR="008650DC" w:rsidRPr="000978B5">
        <w:t>Emissions Reduction</w:t>
      </w:r>
    </w:p>
    <w:p w14:paraId="593D0315" w14:textId="357244A3" w:rsidR="00B07A10" w:rsidRPr="000978B5" w:rsidRDefault="00472867" w:rsidP="009A214A">
      <w:pPr>
        <w:pStyle w:val="NRELByline"/>
      </w:pPr>
      <w:r w:rsidRPr="000978B5">
        <w:t>Jie Xiong</w:t>
      </w:r>
      <w:r w:rsidR="00066B74">
        <w:t xml:space="preserve"> and</w:t>
      </w:r>
      <w:r w:rsidR="00B07A10" w:rsidRPr="000978B5">
        <w:t xml:space="preserve"> </w:t>
      </w:r>
      <w:r w:rsidRPr="000978B5">
        <w:t>Janghyun Kim</w:t>
      </w:r>
    </w:p>
    <w:p w14:paraId="14AC2ADA" w14:textId="77777777" w:rsidR="00B07A10" w:rsidRPr="000978B5" w:rsidRDefault="00B07A10" w:rsidP="00404739">
      <w:pPr>
        <w:pStyle w:val="xNRELTemplateInstructions"/>
      </w:pPr>
    </w:p>
    <w:p w14:paraId="2BF4A817" w14:textId="77777777" w:rsidR="00B07A10" w:rsidRPr="000978B5" w:rsidRDefault="00B07A10" w:rsidP="0002646E">
      <w:pPr>
        <w:sectPr w:rsidR="00B07A10" w:rsidRPr="000978B5" w:rsidSect="00B07A10">
          <w:headerReference w:type="even" r:id="rId11"/>
          <w:headerReference w:type="default" r:id="rId12"/>
          <w:footerReference w:type="even" r:id="rId13"/>
          <w:footerReference w:type="default" r:id="rId14"/>
          <w:headerReference w:type="first" r:id="rId15"/>
          <w:footerReference w:type="first" r:id="rId16"/>
          <w:type w:val="continuous"/>
          <w:pgSz w:w="12240" w:h="15840" w:code="181"/>
          <w:pgMar w:top="1440" w:right="1440" w:bottom="1440" w:left="1440" w:header="720" w:footer="432" w:gutter="0"/>
          <w:pgNumType w:fmt="lowerRoman" w:start="3"/>
          <w:cols w:space="720"/>
          <w:docGrid w:linePitch="326"/>
        </w:sectPr>
      </w:pPr>
      <w:bookmarkStart w:id="13" w:name="_Toc131601048"/>
      <w:bookmarkStart w:id="14" w:name="_Toc131683763"/>
      <w:bookmarkStart w:id="15" w:name="_Toc185837465"/>
      <w:r w:rsidRPr="000978B5">
        <w:rPr>
          <w:noProof/>
        </w:rPr>
        <w:drawing>
          <wp:anchor distT="0" distB="0" distL="114300" distR="114300" simplePos="0" relativeHeight="251658240" behindDoc="0" locked="0" layoutInCell="1" allowOverlap="1" wp14:anchorId="58BF6864" wp14:editId="757DBDF9">
            <wp:simplePos x="0" y="0"/>
            <wp:positionH relativeFrom="margin">
              <wp:posOffset>-271780</wp:posOffset>
            </wp:positionH>
            <wp:positionV relativeFrom="margin">
              <wp:posOffset>8268335</wp:posOffset>
            </wp:positionV>
            <wp:extent cx="1856740" cy="397510"/>
            <wp:effectExtent l="0" t="0" r="0" b="2540"/>
            <wp:wrapSquare wrapText="bothSides"/>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56740" cy="3975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3"/>
      <w:bookmarkEnd w:id="14"/>
      <w:bookmarkEnd w:id="15"/>
    </w:p>
    <w:p w14:paraId="315D257A" w14:textId="77777777" w:rsidR="000978B5" w:rsidRPr="000978B5" w:rsidRDefault="000978B5" w:rsidP="000978B5">
      <w:pPr>
        <w:pStyle w:val="NRELHead01NotinTOC"/>
      </w:pPr>
      <w:bookmarkStart w:id="16" w:name="_Toc291051267"/>
      <w:r w:rsidRPr="000978B5">
        <w:lastRenderedPageBreak/>
        <w:t>Acknowledgments</w:t>
      </w:r>
    </w:p>
    <w:p w14:paraId="22ADC9F3" w14:textId="4BE90237" w:rsidR="000978B5" w:rsidRPr="00B4087D" w:rsidRDefault="00345810" w:rsidP="00B4087D">
      <w:pPr>
        <w:pStyle w:val="NRELBodyText"/>
      </w:pPr>
      <w:r w:rsidRPr="002E734B">
        <w:t>The authors would like to acknowledge the valuable guidance and input provided by</w:t>
      </w:r>
      <w:r>
        <w:t xml:space="preserve"> </w:t>
      </w:r>
      <w:r w:rsidRPr="00431C2B">
        <w:t>Christopher</w:t>
      </w:r>
      <w:r>
        <w:t xml:space="preserve"> </w:t>
      </w:r>
      <w:r w:rsidRPr="00431C2B">
        <w:t>CaraDonna</w:t>
      </w:r>
      <w:r>
        <w:t>, Matt Leach and Chioke Harris</w:t>
      </w:r>
      <w:r w:rsidRPr="00423C41">
        <w:t xml:space="preserve"> at the National Renewable Energy Laboratory</w:t>
      </w:r>
      <w:r>
        <w:t>, Andrew Huck from Michaels Energy and Rodney Sobin from NASEO-NARU</w:t>
      </w:r>
      <w:r w:rsidRPr="00C9688B">
        <w:t>C.</w:t>
      </w:r>
      <w:r w:rsidR="000978B5">
        <w:br w:type="page"/>
      </w:r>
    </w:p>
    <w:p w14:paraId="63E14B5A" w14:textId="5A44F668" w:rsidR="00B07A10" w:rsidRPr="000978B5" w:rsidRDefault="00B07A10" w:rsidP="008065C4">
      <w:pPr>
        <w:pStyle w:val="NRELHead01NotinTOC"/>
      </w:pPr>
      <w:r w:rsidRPr="000978B5">
        <w:lastRenderedPageBreak/>
        <w:t>List of Acronyms</w:t>
      </w:r>
      <w:bookmarkEnd w:id="16"/>
    </w:p>
    <w:p w14:paraId="7EC5F7CB" w14:textId="6084F210" w:rsidR="00DB7BDC" w:rsidRDefault="00DB7BDC" w:rsidP="00BA6DAB">
      <w:pPr>
        <w:pStyle w:val="NRELNomenclature"/>
      </w:pPr>
      <w:r>
        <w:t>Btu</w:t>
      </w:r>
      <w:r>
        <w:tab/>
        <w:t>British thermal units</w:t>
      </w:r>
    </w:p>
    <w:p w14:paraId="05981F43" w14:textId="77777777" w:rsidR="00903340" w:rsidRPr="00BA6DAB" w:rsidRDefault="00903340" w:rsidP="00903340">
      <w:pPr>
        <w:pStyle w:val="NRELNomenclature"/>
      </w:pPr>
      <w:r w:rsidRPr="00BA6DAB">
        <w:t>CBECS</w:t>
      </w:r>
      <w:r w:rsidRPr="00BA6DAB">
        <w:tab/>
        <w:t>Commercial Buildings Energy Consumption Survey</w:t>
      </w:r>
    </w:p>
    <w:p w14:paraId="227535A7" w14:textId="718BD901" w:rsidR="00903340" w:rsidRDefault="00861EFA" w:rsidP="004C2148">
      <w:pPr>
        <w:pStyle w:val="NRELNomenclature"/>
      </w:pPr>
      <w:r w:rsidRPr="00382884">
        <w:t>DR</w:t>
      </w:r>
      <w:r w:rsidRPr="00382884">
        <w:tab/>
        <w:t>demand response</w:t>
      </w:r>
    </w:p>
    <w:p w14:paraId="07D55DD6" w14:textId="40578C25" w:rsidR="00963A59" w:rsidRPr="00626F2B" w:rsidRDefault="00963A59" w:rsidP="00BA6DAB">
      <w:pPr>
        <w:pStyle w:val="NRELNomenclature"/>
      </w:pPr>
      <w:r w:rsidRPr="00626F2B">
        <w:t>EIA</w:t>
      </w:r>
      <w:r w:rsidRPr="00626F2B">
        <w:tab/>
        <w:t>U.S. Energy Information Administration</w:t>
      </w:r>
    </w:p>
    <w:p w14:paraId="03AAC1A2" w14:textId="11354171" w:rsidR="00BA6DAB" w:rsidRPr="00626F2B" w:rsidDel="00DE3832" w:rsidRDefault="00BA6DAB" w:rsidP="00BA6DAB">
      <w:pPr>
        <w:pStyle w:val="NRELNomenclature"/>
      </w:pPr>
      <w:r w:rsidRPr="00626F2B" w:rsidDel="00DE3832">
        <w:t>EUI</w:t>
      </w:r>
      <w:r w:rsidRPr="00626F2B" w:rsidDel="00DE3832">
        <w:tab/>
        <w:t>energy use intensity</w:t>
      </w:r>
    </w:p>
    <w:p w14:paraId="44F5A2D0" w14:textId="0EF06B27" w:rsidR="00BA6DAB" w:rsidRPr="00626F2B" w:rsidRDefault="00BA6DAB" w:rsidP="00BA6DAB">
      <w:pPr>
        <w:pStyle w:val="NRELNomenclature"/>
      </w:pPr>
      <w:r w:rsidRPr="00626F2B">
        <w:t>GEB</w:t>
      </w:r>
      <w:r w:rsidRPr="00626F2B">
        <w:tab/>
        <w:t>grid-interactive efficient building</w:t>
      </w:r>
    </w:p>
    <w:p w14:paraId="1E73EC5E" w14:textId="77777777" w:rsidR="00BA6DAB" w:rsidRPr="00626F2B" w:rsidRDefault="00BA6DAB" w:rsidP="00BA6DAB">
      <w:pPr>
        <w:pStyle w:val="NRELNomenclature"/>
      </w:pPr>
      <w:r w:rsidRPr="00626F2B">
        <w:t>HVAC</w:t>
      </w:r>
      <w:r w:rsidRPr="00626F2B">
        <w:tab/>
        <w:t>heating, ventilating, and air conditioning</w:t>
      </w:r>
    </w:p>
    <w:p w14:paraId="13F9ADB4" w14:textId="384B6FF7" w:rsidR="008B2ED5" w:rsidRPr="00626F2B" w:rsidRDefault="008B2ED5" w:rsidP="00BA6DAB">
      <w:pPr>
        <w:pStyle w:val="NRELNomenclature"/>
      </w:pPr>
      <w:r w:rsidRPr="00626F2B">
        <w:t>LRMER</w:t>
      </w:r>
      <w:r w:rsidRPr="00626F2B">
        <w:tab/>
        <w:t>long-run marginal emissions rate</w:t>
      </w:r>
    </w:p>
    <w:p w14:paraId="043C7245" w14:textId="63D65FB0" w:rsidR="00F1382D" w:rsidRPr="00626F2B" w:rsidRDefault="00F1382D" w:rsidP="00BA6DAB">
      <w:pPr>
        <w:pStyle w:val="NRELNomenclature"/>
      </w:pPr>
      <w:r w:rsidRPr="00626F2B">
        <w:t>RE</w:t>
      </w:r>
      <w:r w:rsidRPr="00626F2B">
        <w:tab/>
        <w:t>renewable energy</w:t>
      </w:r>
    </w:p>
    <w:p w14:paraId="68C5420D" w14:textId="1D6FFF66" w:rsidR="00DE4713" w:rsidRPr="00626F2B" w:rsidRDefault="00DE4713" w:rsidP="00BA6DAB">
      <w:pPr>
        <w:pStyle w:val="NRELNomenclature"/>
      </w:pPr>
      <w:r w:rsidRPr="00626F2B">
        <w:t>URDB</w:t>
      </w:r>
      <w:r w:rsidRPr="00626F2B">
        <w:tab/>
        <w:t>Utility Rate Database</w:t>
      </w:r>
    </w:p>
    <w:p w14:paraId="584C5414" w14:textId="77777777" w:rsidR="00BA6DAB" w:rsidRPr="000978B5" w:rsidDel="00997CE0" w:rsidRDefault="00BA6DAB" w:rsidP="00BA6DAB">
      <w:pPr>
        <w:pStyle w:val="NRELNomenclature"/>
      </w:pPr>
      <w:r w:rsidRPr="00626F2B" w:rsidDel="00997CE0">
        <w:t>TOU</w:t>
      </w:r>
      <w:r w:rsidRPr="00626F2B" w:rsidDel="00997CE0">
        <w:tab/>
        <w:t>time of use</w:t>
      </w:r>
    </w:p>
    <w:p w14:paraId="4ABD394E" w14:textId="77777777" w:rsidR="00B07A10" w:rsidRPr="000978B5" w:rsidDel="000978B5" w:rsidRDefault="00B07A10">
      <w:pPr>
        <w:pStyle w:val="NRELNomenclature"/>
      </w:pPr>
    </w:p>
    <w:p w14:paraId="722001CC" w14:textId="77777777" w:rsidR="00B07A10" w:rsidRPr="000978B5" w:rsidRDefault="00B07A10" w:rsidP="00BD51C3">
      <w:pPr>
        <w:pStyle w:val="NRELHead01"/>
      </w:pPr>
      <w:r w:rsidRPr="000978B5">
        <w:br w:type="page"/>
      </w:r>
      <w:bookmarkStart w:id="17" w:name="_Toc185837466"/>
      <w:bookmarkStart w:id="18" w:name="_Toc187938234"/>
      <w:r w:rsidRPr="000978B5">
        <w:lastRenderedPageBreak/>
        <w:t>Executive Summary</w:t>
      </w:r>
      <w:bookmarkEnd w:id="17"/>
      <w:bookmarkEnd w:id="18"/>
    </w:p>
    <w:p w14:paraId="50F1EC64" w14:textId="434E07DE" w:rsidR="00B07A10" w:rsidRPr="000978B5" w:rsidRDefault="00B07A10" w:rsidP="002B5765">
      <w:pPr>
        <w:pStyle w:val="NRELBodyText"/>
      </w:pPr>
      <w:r w:rsidRPr="000978B5">
        <w:t xml:space="preserve">Building on </w:t>
      </w:r>
      <w:r w:rsidR="003A29D2">
        <w:t>a</w:t>
      </w:r>
      <w:r w:rsidRPr="000978B5">
        <w:t xml:space="preserve"> 3-year effort to calibrate and validate the U.S. Department of Energy’s ResStock™ and ComStock™ models, this work produces national datasets that empower analysts working for federal, state, utility, city, and manufacturer stakeholders to answer a broad range of questions regarding their commercial building stock. </w:t>
      </w:r>
    </w:p>
    <w:p w14:paraId="6C0686C7" w14:textId="77777777" w:rsidR="00B07A10" w:rsidRPr="000978B5" w:rsidRDefault="00B07A10" w:rsidP="002B5765">
      <w:pPr>
        <w:pStyle w:val="NRELBodyText"/>
      </w:pPr>
      <w:r w:rsidRPr="000978B5">
        <w:t xml:space="preserve">ComStock is a highly granular, bottom-up model that uses multiple data sources, statistical sampling methods, and advanced building energy simulations to estimate the annual subhourly energy consumption of the commercial building stock across the United States. The baseline model intends to represent the U.S. commercial building stock as it existed </w:t>
      </w:r>
      <w:r w:rsidRPr="00750F86">
        <w:t xml:space="preserve">in 2018. The methodology and results of the baseline model are discussed in the final technical report of the </w:t>
      </w:r>
      <w:hyperlink r:id="rId18" w:history="1">
        <w:r w:rsidRPr="00750F86">
          <w:rPr>
            <w:rStyle w:val="Hyperlink"/>
          </w:rPr>
          <w:t>End-Use Load Profiles</w:t>
        </w:r>
      </w:hyperlink>
      <w:r w:rsidRPr="00750F86">
        <w:t xml:space="preserve"> project.</w:t>
      </w:r>
    </w:p>
    <w:p w14:paraId="516D60F3" w14:textId="3588064A" w:rsidR="00B07A10" w:rsidRPr="000978B5" w:rsidRDefault="00B07A10" w:rsidP="002B5765">
      <w:pPr>
        <w:pStyle w:val="NRELBodyText"/>
      </w:pPr>
      <w:r w:rsidRPr="000978B5">
        <w:t>The goal of this work is to develop energy efficiency, electrification, and demand flexibility end-use load shapes that cover high-impact, market-ready (or nearly market-ready) measures. “Measures” refer to various “what-if” scenarios that can be applied to buildings.</w:t>
      </w:r>
    </w:p>
    <w:p w14:paraId="6C2D3067" w14:textId="77777777" w:rsidR="00B07A10" w:rsidRPr="000978B5" w:rsidRDefault="00B07A10" w:rsidP="002B5765">
      <w:pPr>
        <w:pStyle w:val="NRELBodyText"/>
      </w:pPr>
      <w:r w:rsidRPr="000978B5">
        <w:t xml:space="preserve">An </w:t>
      </w:r>
      <w:r w:rsidRPr="000978B5">
        <w:rPr>
          <w:i/>
          <w:iCs/>
        </w:rPr>
        <w:t>end-use savings shape</w:t>
      </w:r>
      <w:r w:rsidRPr="000978B5">
        <w:t xml:space="preserve"> is the difference in energy consumption between a baseline building (or collection of buildings) and a building with an energy efficiency, electrification, or demand flexibility measure applied. It results in a time-series profile broken down by end use and fuel (electricity or on-site gas, propane, or fuel oil use) at each time step, as well as annual aggregations. </w:t>
      </w:r>
    </w:p>
    <w:p w14:paraId="1CA6CF5D" w14:textId="134D1F90" w:rsidR="00B07A10" w:rsidRPr="000978B5" w:rsidRDefault="00B07A10" w:rsidP="00766B7C">
      <w:pPr>
        <w:pStyle w:val="NRELBodyText"/>
      </w:pPr>
      <w:r w:rsidRPr="000978B5">
        <w:t>This report describes the modeling methodology for a single end-use savings shape measure</w:t>
      </w:r>
      <w:r w:rsidR="1727BC7E" w:rsidRPr="000978B5">
        <w:t>—</w:t>
      </w:r>
      <w:r w:rsidR="0019300F" w:rsidRPr="000978B5">
        <w:t xml:space="preserve">lighting control for </w:t>
      </w:r>
      <w:r w:rsidR="00E757F8">
        <w:t>emissions reduction</w:t>
      </w:r>
      <w:r w:rsidR="776CA59E" w:rsidRPr="000978B5">
        <w:t>—</w:t>
      </w:r>
      <w:r w:rsidRPr="000978B5">
        <w:t xml:space="preserve">and briefly introduces key results. The full public dataset can be accessed on the ComStock </w:t>
      </w:r>
      <w:hyperlink r:id="rId19" w:anchor="data-access-platforms-structure-and-contents" w:history="1">
        <w:r w:rsidR="007B66D2" w:rsidRPr="00D12FD9">
          <w:rPr>
            <w:rStyle w:val="Hyperlink"/>
          </w:rPr>
          <w:t>data lake</w:t>
        </w:r>
      </w:hyperlink>
      <w:r w:rsidRPr="000978B5">
        <w:t xml:space="preserve"> or via the Data Viewer at </w:t>
      </w:r>
      <w:hyperlink r:id="rId20">
        <w:r w:rsidRPr="000978B5">
          <w:rPr>
            <w:rStyle w:val="Hyperlink"/>
          </w:rPr>
          <w:t>comstock.nrel.gov</w:t>
        </w:r>
      </w:hyperlink>
      <w:r w:rsidRPr="000978B5">
        <w:t xml:space="preserve">. The public dataset enables users to create custom aggregations of results for their use case (e.g., filter to a specific county). </w:t>
      </w:r>
    </w:p>
    <w:p w14:paraId="466DE4A6" w14:textId="0597C9D1" w:rsidR="00B07A10" w:rsidRPr="000978B5" w:rsidRDefault="00B07A10" w:rsidP="00145E42">
      <w:pPr>
        <w:pStyle w:val="NRELBodyText"/>
      </w:pPr>
      <w:r w:rsidRPr="000978B5">
        <w:t xml:space="preserve">Key modeling assumptions and technology details are summarized in </w:t>
      </w:r>
      <w:r w:rsidR="00145E42">
        <w:fldChar w:fldCharType="begin"/>
      </w:r>
      <w:r w:rsidR="00145E42">
        <w:instrText xml:space="preserve"> REF _Ref185845944 \h </w:instrText>
      </w:r>
      <w:r w:rsidR="00145E42">
        <w:fldChar w:fldCharType="separate"/>
      </w:r>
      <w:r w:rsidR="00145E42">
        <w:t>Table ES-</w:t>
      </w:r>
      <w:r w:rsidR="00145E42">
        <w:rPr>
          <w:noProof/>
        </w:rPr>
        <w:t>1</w:t>
      </w:r>
      <w:r w:rsidR="00145E42">
        <w:fldChar w:fldCharType="end"/>
      </w:r>
      <w:r w:rsidRPr="000978B5">
        <w:fldChar w:fldCharType="begin"/>
      </w:r>
      <w:r w:rsidRPr="000978B5">
        <w:instrText xml:space="preserve"> REF _Ref167262397 \h </w:instrText>
      </w:r>
      <w:r w:rsidRPr="000978B5">
        <w:fldChar w:fldCharType="separate"/>
      </w:r>
      <w:r w:rsidRPr="000978B5">
        <w:fldChar w:fldCharType="end"/>
      </w:r>
      <w:r w:rsidRPr="000978B5">
        <w:t>.</w:t>
      </w:r>
    </w:p>
    <w:p w14:paraId="00E9812F" w14:textId="037DE918" w:rsidR="00B07A10" w:rsidRPr="000978B5" w:rsidRDefault="000978B5" w:rsidP="000978B5">
      <w:pPr>
        <w:pStyle w:val="NRELTableCaption"/>
        <w:rPr>
          <w:i/>
        </w:rPr>
      </w:pPr>
      <w:bookmarkStart w:id="19" w:name="_Ref185845944"/>
      <w:bookmarkStart w:id="20" w:name="_Ref167262397"/>
      <w:bookmarkStart w:id="21" w:name="_Toc187939853"/>
      <w:r>
        <w:t>Table ES-</w:t>
      </w:r>
      <w:r>
        <w:fldChar w:fldCharType="begin"/>
      </w:r>
      <w:r>
        <w:instrText>SEQ Table_ES- \* ARABIC</w:instrText>
      </w:r>
      <w:r>
        <w:fldChar w:fldCharType="separate"/>
      </w:r>
      <w:r>
        <w:rPr>
          <w:noProof/>
        </w:rPr>
        <w:t>1</w:t>
      </w:r>
      <w:r>
        <w:fldChar w:fldCharType="end"/>
      </w:r>
      <w:bookmarkEnd w:id="19"/>
      <w:bookmarkEnd w:id="20"/>
      <w:r>
        <w:t>.</w:t>
      </w:r>
      <w:r w:rsidR="00B07A10" w:rsidRPr="000978B5">
        <w:t xml:space="preserve"> Summary of </w:t>
      </w:r>
      <w:r>
        <w:t>K</w:t>
      </w:r>
      <w:r w:rsidR="00B07A10" w:rsidRPr="000978B5">
        <w:t xml:space="preserve">ey </w:t>
      </w:r>
      <w:r>
        <w:t>M</w:t>
      </w:r>
      <w:r w:rsidR="00B07A10" w:rsidRPr="000978B5">
        <w:t xml:space="preserve">odeling </w:t>
      </w:r>
      <w:r>
        <w:t>S</w:t>
      </w:r>
      <w:r w:rsidR="00B07A10" w:rsidRPr="000978B5">
        <w:t>pecifications</w:t>
      </w:r>
      <w:bookmarkEnd w:id="21"/>
      <w:commentRangeStart w:id="22"/>
      <w:commentRangeEnd w:id="22"/>
      <w:r w:rsidR="00066B74" w:rsidRPr="000978B5">
        <w:rPr>
          <w:rStyle w:val="CommentReference"/>
          <w:i/>
          <w:sz w:val="20"/>
          <w:szCs w:val="18"/>
        </w:rPr>
        <w:commentReference w:id="22"/>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7910"/>
      </w:tblGrid>
      <w:tr w:rsidR="00066B74" w:rsidRPr="000978B5" w14:paraId="7BB6C2BE" w14:textId="77777777" w:rsidTr="00E318A8">
        <w:trPr>
          <w:tblHeader/>
        </w:trPr>
        <w:tc>
          <w:tcPr>
            <w:tcW w:w="1440" w:type="dxa"/>
            <w:tcBorders>
              <w:top w:val="single" w:sz="4" w:space="0" w:color="auto"/>
              <w:bottom w:val="single" w:sz="4" w:space="0" w:color="auto"/>
            </w:tcBorders>
          </w:tcPr>
          <w:p w14:paraId="190DA97D" w14:textId="77777777" w:rsidR="00B07A10" w:rsidRPr="000978B5" w:rsidRDefault="00B07A10" w:rsidP="004C2148">
            <w:pPr>
              <w:pStyle w:val="NRELTableHeader"/>
            </w:pPr>
          </w:p>
        </w:tc>
        <w:tc>
          <w:tcPr>
            <w:tcW w:w="7910" w:type="dxa"/>
            <w:tcBorders>
              <w:top w:val="single" w:sz="4" w:space="0" w:color="auto"/>
              <w:bottom w:val="single" w:sz="4" w:space="0" w:color="auto"/>
            </w:tcBorders>
          </w:tcPr>
          <w:p w14:paraId="3C2BE9D7" w14:textId="77777777" w:rsidR="00B07A10" w:rsidRPr="000978B5" w:rsidRDefault="00B07A10" w:rsidP="004C2148">
            <w:pPr>
              <w:pStyle w:val="NRELTableHeader"/>
            </w:pPr>
          </w:p>
        </w:tc>
      </w:tr>
      <w:tr w:rsidR="00066B74" w:rsidRPr="000978B5" w14:paraId="604F622D" w14:textId="77777777" w:rsidTr="00066B74">
        <w:tc>
          <w:tcPr>
            <w:tcW w:w="1440" w:type="dxa"/>
            <w:tcBorders>
              <w:top w:val="single" w:sz="4" w:space="0" w:color="auto"/>
            </w:tcBorders>
            <w:shd w:val="clear" w:color="auto" w:fill="D3DFEE"/>
          </w:tcPr>
          <w:p w14:paraId="2D59EF42" w14:textId="1063F40C" w:rsidR="00B07A10" w:rsidRPr="000978B5" w:rsidRDefault="00B07A10" w:rsidP="00BD1ACB">
            <w:pPr>
              <w:pStyle w:val="NRELTableContent"/>
            </w:pPr>
            <w:r w:rsidRPr="000978B5">
              <w:t xml:space="preserve">Technology </w:t>
            </w:r>
            <w:r w:rsidR="00066B74">
              <w:t>d</w:t>
            </w:r>
            <w:r w:rsidRPr="000978B5">
              <w:t>escription</w:t>
            </w:r>
          </w:p>
        </w:tc>
        <w:tc>
          <w:tcPr>
            <w:tcW w:w="7910" w:type="dxa"/>
            <w:tcBorders>
              <w:top w:val="single" w:sz="4" w:space="0" w:color="auto"/>
            </w:tcBorders>
            <w:shd w:val="clear" w:color="auto" w:fill="D3DFEE"/>
          </w:tcPr>
          <w:p w14:paraId="704F394A" w14:textId="27BE8508" w:rsidR="005E5084" w:rsidRPr="000978B5" w:rsidRDefault="0043533A" w:rsidP="00566DF2">
            <w:pPr>
              <w:pStyle w:val="NRELTableContent"/>
              <w:numPr>
                <w:ilvl w:val="0"/>
                <w:numId w:val="14"/>
              </w:numPr>
              <w:rPr>
                <w:color w:val="FF0000"/>
              </w:rPr>
            </w:pPr>
            <w:bookmarkStart w:id="23" w:name="_Hlk171431895"/>
            <w:r w:rsidRPr="000978B5">
              <w:rPr>
                <w:color w:val="auto"/>
              </w:rPr>
              <w:t xml:space="preserve">The lighting control for </w:t>
            </w:r>
            <w:r w:rsidR="00021877">
              <w:rPr>
                <w:color w:val="auto"/>
              </w:rPr>
              <w:t>emissions reduction</w:t>
            </w:r>
            <w:r w:rsidRPr="000978B5">
              <w:rPr>
                <w:color w:val="auto"/>
              </w:rPr>
              <w:t xml:space="preserve"> measure applies lighting dimming control </w:t>
            </w:r>
            <w:r w:rsidR="00CF0216" w:rsidRPr="000978B5">
              <w:rPr>
                <w:color w:val="auto"/>
              </w:rPr>
              <w:t>to reduce</w:t>
            </w:r>
            <w:r w:rsidRPr="000978B5">
              <w:rPr>
                <w:color w:val="auto"/>
              </w:rPr>
              <w:t xml:space="preserve"> the lighting load during the </w:t>
            </w:r>
            <w:commentRangeStart w:id="24"/>
            <w:r w:rsidR="002735C2" w:rsidRPr="000978B5">
              <w:rPr>
                <w:color w:val="auto"/>
              </w:rPr>
              <w:t xml:space="preserve">building’s </w:t>
            </w:r>
            <w:r w:rsidR="00021877">
              <w:rPr>
                <w:color w:val="auto"/>
              </w:rPr>
              <w:t>emissions</w:t>
            </w:r>
            <w:r w:rsidR="002735C2" w:rsidRPr="000978B5">
              <w:rPr>
                <w:color w:val="auto"/>
              </w:rPr>
              <w:t xml:space="preserve"> </w:t>
            </w:r>
            <w:r w:rsidRPr="000978B5">
              <w:rPr>
                <w:color w:val="auto"/>
              </w:rPr>
              <w:t>peak window</w:t>
            </w:r>
            <w:r w:rsidR="005E5084" w:rsidRPr="000978B5">
              <w:rPr>
                <w:color w:val="auto"/>
              </w:rPr>
              <w:t xml:space="preserve"> </w:t>
            </w:r>
            <w:r w:rsidR="002657A7" w:rsidRPr="000978B5">
              <w:rPr>
                <w:color w:val="auto"/>
              </w:rPr>
              <w:t xml:space="preserve">every </w:t>
            </w:r>
            <w:r w:rsidR="006B1C1C" w:rsidRPr="000978B5">
              <w:rPr>
                <w:color w:val="auto"/>
              </w:rPr>
              <w:t>week</w:t>
            </w:r>
            <w:r w:rsidR="002657A7" w:rsidRPr="000978B5">
              <w:rPr>
                <w:color w:val="auto"/>
              </w:rPr>
              <w:t>day</w:t>
            </w:r>
            <w:r w:rsidRPr="000978B5">
              <w:rPr>
                <w:color w:val="auto"/>
              </w:rPr>
              <w:t xml:space="preserve">. </w:t>
            </w:r>
            <w:commentRangeEnd w:id="24"/>
            <w:r w:rsidR="001E2483" w:rsidRPr="000978B5">
              <w:rPr>
                <w:rStyle w:val="CommentReference"/>
                <w:color w:val="FF0000"/>
                <w:sz w:val="20"/>
                <w:szCs w:val="22"/>
              </w:rPr>
              <w:commentReference w:id="24"/>
            </w:r>
          </w:p>
          <w:p w14:paraId="733200A3" w14:textId="6E49D856" w:rsidR="00B07A10" w:rsidRPr="000978B5" w:rsidRDefault="0043533A" w:rsidP="002657A7">
            <w:pPr>
              <w:pStyle w:val="NRELTableContent"/>
              <w:numPr>
                <w:ilvl w:val="0"/>
                <w:numId w:val="14"/>
              </w:numPr>
              <w:rPr>
                <w:color w:val="FF0000"/>
              </w:rPr>
            </w:pPr>
            <w:commentRangeStart w:id="25"/>
            <w:r w:rsidRPr="000978B5">
              <w:rPr>
                <w:color w:val="auto"/>
              </w:rPr>
              <w:t>The</w:t>
            </w:r>
            <w:commentRangeEnd w:id="25"/>
            <w:r w:rsidR="00CE75EB" w:rsidRPr="000978B5">
              <w:rPr>
                <w:rStyle w:val="CommentReference"/>
                <w:color w:val="auto"/>
                <w:sz w:val="20"/>
                <w:szCs w:val="22"/>
              </w:rPr>
              <w:commentReference w:id="25"/>
            </w:r>
            <w:r w:rsidRPr="000978B5">
              <w:rPr>
                <w:color w:val="auto"/>
              </w:rPr>
              <w:t xml:space="preserve"> measure takes daily peak </w:t>
            </w:r>
            <w:r w:rsidR="00186D42">
              <w:rPr>
                <w:color w:val="auto"/>
              </w:rPr>
              <w:t>emissions</w:t>
            </w:r>
            <w:r w:rsidRPr="000978B5">
              <w:rPr>
                <w:color w:val="auto"/>
              </w:rPr>
              <w:t xml:space="preserve"> schedule inputs generated by the method “Dispatch Schedule Generation” described in </w:t>
            </w:r>
            <w:hyperlink r:id="rId25" w:history="1">
              <w:r w:rsidR="00C21414" w:rsidRPr="00C21414">
                <w:rPr>
                  <w:rStyle w:val="Hyperlink"/>
                </w:rPr>
                <w:t>End-Use Savings Shapes Measure</w:t>
              </w:r>
              <w:r w:rsidRPr="00C21414">
                <w:rPr>
                  <w:rStyle w:val="Hyperlink"/>
                </w:rPr>
                <w:t xml:space="preserve"> Documentation: Dispatch Schedule Generation for Demand Flexibility Measures</w:t>
              </w:r>
            </w:hyperlink>
            <w:r w:rsidRPr="000978B5">
              <w:rPr>
                <w:color w:val="auto"/>
              </w:rPr>
              <w:t xml:space="preserve"> to determine the start and end times of the </w:t>
            </w:r>
            <w:r w:rsidR="005C01F7" w:rsidRPr="000978B5">
              <w:rPr>
                <w:color w:val="auto"/>
              </w:rPr>
              <w:t xml:space="preserve">predicted </w:t>
            </w:r>
            <w:r w:rsidRPr="000978B5">
              <w:rPr>
                <w:color w:val="auto"/>
              </w:rPr>
              <w:t xml:space="preserve">peak window, and then adjusts the lighting dimming level by a percentage reduction from the original schedules during the peak window to reduce </w:t>
            </w:r>
            <w:r w:rsidR="00186D42">
              <w:rPr>
                <w:color w:val="auto"/>
              </w:rPr>
              <w:t>greenhouse gas emissions</w:t>
            </w:r>
            <w:r w:rsidRPr="000978B5">
              <w:rPr>
                <w:color w:val="auto"/>
              </w:rPr>
              <w:t>.</w:t>
            </w:r>
            <w:bookmarkEnd w:id="23"/>
            <w:r w:rsidRPr="000978B5">
              <w:rPr>
                <w:color w:val="auto"/>
              </w:rPr>
              <w:t xml:space="preserve"> </w:t>
            </w:r>
          </w:p>
        </w:tc>
      </w:tr>
      <w:tr w:rsidR="00B07A10" w:rsidRPr="000978B5" w14:paraId="7FAE789D" w14:textId="77777777" w:rsidTr="004C2148">
        <w:tc>
          <w:tcPr>
            <w:tcW w:w="1440" w:type="dxa"/>
          </w:tcPr>
          <w:p w14:paraId="60764704" w14:textId="659CBBFF" w:rsidR="00B07A10" w:rsidRPr="000978B5" w:rsidRDefault="00B07A10" w:rsidP="00BD1ACB">
            <w:pPr>
              <w:pStyle w:val="NRELTableContent"/>
            </w:pPr>
            <w:commentRangeStart w:id="26"/>
            <w:commentRangeStart w:id="27"/>
            <w:r w:rsidRPr="000978B5">
              <w:t xml:space="preserve">Performance </w:t>
            </w:r>
            <w:r w:rsidR="00066B74">
              <w:t>a</w:t>
            </w:r>
            <w:r w:rsidRPr="000978B5">
              <w:t>ssumptions</w:t>
            </w:r>
            <w:commentRangeEnd w:id="26"/>
            <w:r w:rsidR="0026076D" w:rsidRPr="000978B5">
              <w:rPr>
                <w:rStyle w:val="CommentReference"/>
                <w:sz w:val="20"/>
                <w:szCs w:val="22"/>
              </w:rPr>
              <w:commentReference w:id="26"/>
            </w:r>
            <w:commentRangeEnd w:id="27"/>
            <w:r w:rsidRPr="000978B5">
              <w:rPr>
                <w:rStyle w:val="CommentReference"/>
                <w:sz w:val="20"/>
                <w:szCs w:val="22"/>
              </w:rPr>
              <w:commentReference w:id="27"/>
            </w:r>
          </w:p>
        </w:tc>
        <w:tc>
          <w:tcPr>
            <w:tcW w:w="7910" w:type="dxa"/>
          </w:tcPr>
          <w:p w14:paraId="1F786505" w14:textId="0DC66DEE" w:rsidR="00823A3F" w:rsidRPr="000978B5" w:rsidRDefault="00823A3F" w:rsidP="00566DF2">
            <w:pPr>
              <w:pStyle w:val="NRELTableContent"/>
              <w:numPr>
                <w:ilvl w:val="0"/>
                <w:numId w:val="14"/>
              </w:numPr>
              <w:rPr>
                <w:color w:val="auto"/>
              </w:rPr>
            </w:pPr>
            <w:r w:rsidRPr="000978B5">
              <w:rPr>
                <w:color w:val="auto"/>
              </w:rPr>
              <w:t xml:space="preserve">By default, the peak window length is </w:t>
            </w:r>
            <w:r w:rsidR="00580DC5" w:rsidRPr="000978B5">
              <w:rPr>
                <w:color w:val="auto"/>
              </w:rPr>
              <w:t>set to be 4 hours.</w:t>
            </w:r>
          </w:p>
          <w:p w14:paraId="0F974F20" w14:textId="400BCB05" w:rsidR="005C01F7" w:rsidRPr="000978B5" w:rsidRDefault="005C01F7" w:rsidP="00566DF2">
            <w:pPr>
              <w:pStyle w:val="NRELTableContent"/>
              <w:numPr>
                <w:ilvl w:val="0"/>
                <w:numId w:val="14"/>
              </w:numPr>
              <w:rPr>
                <w:color w:val="FF0000"/>
              </w:rPr>
            </w:pPr>
            <w:r w:rsidRPr="000978B5">
              <w:rPr>
                <w:color w:val="auto"/>
              </w:rPr>
              <w:t>The measure is flexible and allows users to adjust the lighting dimming percentage value</w:t>
            </w:r>
            <w:r w:rsidR="00E32256" w:rsidRPr="000978B5">
              <w:rPr>
                <w:color w:val="auto"/>
              </w:rPr>
              <w:t>.</w:t>
            </w:r>
          </w:p>
          <w:p w14:paraId="213ECDF1" w14:textId="48E50F96" w:rsidR="004C16CB" w:rsidRPr="000978B5" w:rsidRDefault="005C01F7" w:rsidP="00566DF2">
            <w:pPr>
              <w:pStyle w:val="NRELTableContent"/>
              <w:numPr>
                <w:ilvl w:val="0"/>
                <w:numId w:val="14"/>
              </w:numPr>
              <w:rPr>
                <w:color w:val="FF0000"/>
              </w:rPr>
            </w:pPr>
            <w:commentRangeStart w:id="28"/>
            <w:commentRangeStart w:id="29"/>
            <w:r w:rsidRPr="000978B5">
              <w:rPr>
                <w:color w:val="auto"/>
              </w:rPr>
              <w:lastRenderedPageBreak/>
              <w:t>The default</w:t>
            </w:r>
            <w:r w:rsidR="004C16CB" w:rsidRPr="000978B5">
              <w:rPr>
                <w:color w:val="auto"/>
              </w:rPr>
              <w:t xml:space="preserve"> adjustments in </w:t>
            </w:r>
            <w:r w:rsidRPr="000978B5">
              <w:rPr>
                <w:color w:val="auto"/>
              </w:rPr>
              <w:t xml:space="preserve">this study are set to </w:t>
            </w:r>
            <w:r w:rsidR="00676F5C" w:rsidRPr="00676F5C">
              <w:rPr>
                <w:color w:val="auto"/>
              </w:rPr>
              <w:t>−</w:t>
            </w:r>
            <w:r w:rsidRPr="000978B5">
              <w:rPr>
                <w:color w:val="auto"/>
              </w:rPr>
              <w:t xml:space="preserve">30%. </w:t>
            </w:r>
            <w:r w:rsidR="00910EBA" w:rsidRPr="000978B5">
              <w:rPr>
                <w:color w:val="auto"/>
              </w:rPr>
              <w:t>This means</w:t>
            </w:r>
            <w:r w:rsidR="002E085E" w:rsidRPr="000978B5">
              <w:rPr>
                <w:color w:val="auto"/>
              </w:rPr>
              <w:t xml:space="preserve"> the lighting power is reduced by 30% compared to the baseline model during the </w:t>
            </w:r>
            <w:r w:rsidR="00B21519" w:rsidRPr="000978B5">
              <w:rPr>
                <w:color w:val="auto"/>
              </w:rPr>
              <w:t>dispatch</w:t>
            </w:r>
            <w:r w:rsidR="002E085E" w:rsidRPr="000978B5">
              <w:rPr>
                <w:color w:val="auto"/>
              </w:rPr>
              <w:t xml:space="preserve"> periods.</w:t>
            </w:r>
            <w:commentRangeEnd w:id="28"/>
            <w:r w:rsidR="005D0A51" w:rsidRPr="000978B5">
              <w:rPr>
                <w:rStyle w:val="CommentReference"/>
                <w:color w:val="FF0000"/>
                <w:sz w:val="20"/>
                <w:szCs w:val="22"/>
              </w:rPr>
              <w:commentReference w:id="28"/>
            </w:r>
            <w:commentRangeEnd w:id="29"/>
            <w:r w:rsidRPr="000978B5">
              <w:rPr>
                <w:rStyle w:val="CommentReference"/>
                <w:color w:val="FF0000"/>
                <w:sz w:val="20"/>
                <w:szCs w:val="22"/>
              </w:rPr>
              <w:commentReference w:id="29"/>
            </w:r>
          </w:p>
          <w:p w14:paraId="4220CEE8" w14:textId="7202AA35" w:rsidR="00B07A10" w:rsidRPr="000978B5" w:rsidRDefault="005C01F7" w:rsidP="004C16CB">
            <w:pPr>
              <w:pStyle w:val="NRELTableContent"/>
              <w:numPr>
                <w:ilvl w:val="0"/>
                <w:numId w:val="14"/>
              </w:numPr>
              <w:rPr>
                <w:color w:val="FF0000"/>
              </w:rPr>
            </w:pPr>
            <w:r w:rsidRPr="000978B5">
              <w:rPr>
                <w:color w:val="auto"/>
              </w:rPr>
              <w:t xml:space="preserve">The </w:t>
            </w:r>
            <w:r w:rsidR="00705A54" w:rsidRPr="000978B5">
              <w:rPr>
                <w:color w:val="auto"/>
              </w:rPr>
              <w:t>lighting</w:t>
            </w:r>
            <w:r w:rsidRPr="000978B5">
              <w:rPr>
                <w:color w:val="auto"/>
              </w:rPr>
              <w:t xml:space="preserve"> levels are set back to original schedule values after </w:t>
            </w:r>
            <w:r w:rsidR="00E449CB" w:rsidRPr="000978B5">
              <w:rPr>
                <w:color w:val="auto"/>
              </w:rPr>
              <w:t xml:space="preserve">the </w:t>
            </w:r>
            <w:r w:rsidRPr="000978B5">
              <w:rPr>
                <w:color w:val="auto"/>
              </w:rPr>
              <w:t>peak window.</w:t>
            </w:r>
          </w:p>
        </w:tc>
      </w:tr>
      <w:tr w:rsidR="00066B74" w:rsidRPr="000978B5" w14:paraId="7418E313" w14:textId="77777777" w:rsidTr="00066B74">
        <w:tc>
          <w:tcPr>
            <w:tcW w:w="1440" w:type="dxa"/>
            <w:shd w:val="clear" w:color="auto" w:fill="D3DFEE"/>
          </w:tcPr>
          <w:p w14:paraId="6356132C" w14:textId="77777777" w:rsidR="00B07A10" w:rsidRPr="000978B5" w:rsidRDefault="00B07A10" w:rsidP="00F900F4">
            <w:pPr>
              <w:pStyle w:val="NRELTableContent"/>
            </w:pPr>
            <w:r w:rsidRPr="000978B5">
              <w:lastRenderedPageBreak/>
              <w:t>Applicability</w:t>
            </w:r>
          </w:p>
        </w:tc>
        <w:tc>
          <w:tcPr>
            <w:tcW w:w="7910" w:type="dxa"/>
            <w:shd w:val="clear" w:color="auto" w:fill="D3DFEE"/>
          </w:tcPr>
          <w:p w14:paraId="0B58784D" w14:textId="7367D7A1" w:rsidR="00306C2E" w:rsidRPr="00676F5C" w:rsidRDefault="00EF441E" w:rsidP="00E32256">
            <w:pPr>
              <w:pStyle w:val="NRELTableContent"/>
              <w:numPr>
                <w:ilvl w:val="0"/>
                <w:numId w:val="14"/>
              </w:numPr>
              <w:rPr>
                <w:color w:val="FF0000"/>
              </w:rPr>
            </w:pPr>
            <w:r w:rsidRPr="00676F5C">
              <w:rPr>
                <w:color w:val="auto"/>
              </w:rPr>
              <w:t>This measure is applicable to large, medium and small offices</w:t>
            </w:r>
            <w:r w:rsidR="00676F5C" w:rsidRPr="00676F5C">
              <w:rPr>
                <w:color w:val="auto"/>
              </w:rPr>
              <w:t xml:space="preserve">; </w:t>
            </w:r>
            <w:r w:rsidRPr="00676F5C">
              <w:rPr>
                <w:color w:val="auto"/>
              </w:rPr>
              <w:t>warehouses</w:t>
            </w:r>
            <w:r w:rsidR="00676F5C" w:rsidRPr="00676F5C">
              <w:rPr>
                <w:color w:val="auto"/>
              </w:rPr>
              <w:t xml:space="preserve">; </w:t>
            </w:r>
            <w:r w:rsidR="00E449CB" w:rsidRPr="00676F5C">
              <w:rPr>
                <w:color w:val="auto"/>
              </w:rPr>
              <w:t xml:space="preserve">and </w:t>
            </w:r>
            <w:r w:rsidRPr="00676F5C">
              <w:rPr>
                <w:color w:val="auto"/>
              </w:rPr>
              <w:t>primary</w:t>
            </w:r>
            <w:r w:rsidR="00C93478" w:rsidRPr="00676F5C">
              <w:rPr>
                <w:color w:val="auto"/>
              </w:rPr>
              <w:t xml:space="preserve"> and secondary</w:t>
            </w:r>
            <w:r w:rsidRPr="00676F5C">
              <w:rPr>
                <w:color w:val="auto"/>
              </w:rPr>
              <w:t xml:space="preserve"> school</w:t>
            </w:r>
            <w:r w:rsidR="00C93478" w:rsidRPr="00676F5C">
              <w:rPr>
                <w:color w:val="auto"/>
              </w:rPr>
              <w:t>s</w:t>
            </w:r>
            <w:r w:rsidR="00E32256" w:rsidRPr="00676F5C">
              <w:rPr>
                <w:color w:val="auto"/>
              </w:rPr>
              <w:t>.</w:t>
            </w:r>
          </w:p>
          <w:p w14:paraId="0EC3441E" w14:textId="74C1C491" w:rsidR="00B07A10" w:rsidRPr="00676F5C" w:rsidRDefault="00306C2E" w:rsidP="00306C2E">
            <w:pPr>
              <w:pStyle w:val="NRELTableContent"/>
              <w:numPr>
                <w:ilvl w:val="0"/>
                <w:numId w:val="14"/>
              </w:numPr>
              <w:rPr>
                <w:color w:val="FF0000"/>
              </w:rPr>
            </w:pPr>
            <w:r w:rsidRPr="00676F5C">
              <w:rPr>
                <w:color w:val="auto"/>
              </w:rPr>
              <w:t>This measure is applicable to a</w:t>
            </w:r>
            <w:r w:rsidR="00EF441E" w:rsidRPr="00676F5C">
              <w:rPr>
                <w:color w:val="auto"/>
              </w:rPr>
              <w:t xml:space="preserve">pproximately </w:t>
            </w:r>
            <w:r w:rsidR="00620E11" w:rsidRPr="00620E11">
              <w:rPr>
                <w:color w:val="auto"/>
              </w:rPr>
              <w:t xml:space="preserve">68.00% </w:t>
            </w:r>
            <w:r w:rsidR="00EF441E" w:rsidRPr="00676F5C">
              <w:rPr>
                <w:color w:val="auto"/>
              </w:rPr>
              <w:t xml:space="preserve">of the </w:t>
            </w:r>
            <w:r w:rsidRPr="00676F5C">
              <w:rPr>
                <w:color w:val="auto"/>
              </w:rPr>
              <w:t>stock</w:t>
            </w:r>
            <w:r w:rsidR="00EF441E" w:rsidRPr="00676F5C">
              <w:rPr>
                <w:color w:val="auto"/>
              </w:rPr>
              <w:t xml:space="preserve"> floor area</w:t>
            </w:r>
            <w:r w:rsidR="00E32256" w:rsidRPr="00676F5C">
              <w:rPr>
                <w:color w:val="auto"/>
              </w:rPr>
              <w:t>.</w:t>
            </w:r>
          </w:p>
        </w:tc>
      </w:tr>
      <w:tr w:rsidR="00B07A10" w:rsidRPr="000978B5" w14:paraId="5EACB25E" w14:textId="77777777" w:rsidTr="004C2148">
        <w:trPr>
          <w:trHeight w:val="395"/>
        </w:trPr>
        <w:tc>
          <w:tcPr>
            <w:tcW w:w="1440" w:type="dxa"/>
            <w:tcBorders>
              <w:bottom w:val="single" w:sz="4" w:space="0" w:color="auto"/>
            </w:tcBorders>
          </w:tcPr>
          <w:p w14:paraId="79CC483C" w14:textId="77777777" w:rsidR="00B07A10" w:rsidRPr="000978B5" w:rsidRDefault="00B07A10" w:rsidP="00BD1ACB">
            <w:pPr>
              <w:pStyle w:val="NRELTableContent"/>
            </w:pPr>
            <w:r w:rsidRPr="000978B5">
              <w:t>Release</w:t>
            </w:r>
          </w:p>
        </w:tc>
        <w:tc>
          <w:tcPr>
            <w:tcW w:w="7910" w:type="dxa"/>
            <w:tcBorders>
              <w:bottom w:val="single" w:sz="4" w:space="0" w:color="auto"/>
            </w:tcBorders>
          </w:tcPr>
          <w:p w14:paraId="2CFC1B36" w14:textId="77777777" w:rsidR="00B07A10" w:rsidRPr="004C2148" w:rsidRDefault="00B07A10" w:rsidP="004C2148">
            <w:pPr>
              <w:pStyle w:val="NRELTableContent"/>
              <w:numPr>
                <w:ilvl w:val="0"/>
                <w:numId w:val="17"/>
              </w:numPr>
            </w:pPr>
            <w:r w:rsidRPr="00676F5C">
              <w:t>2025 Release 1: 2025/comstock_amy2018_release_1/</w:t>
            </w:r>
          </w:p>
        </w:tc>
      </w:tr>
    </w:tbl>
    <w:p w14:paraId="2243B27E" w14:textId="77777777" w:rsidR="00B07A10" w:rsidRPr="000978B5" w:rsidRDefault="00B07A10" w:rsidP="00EE4771">
      <w:pPr>
        <w:pStyle w:val="NRELBodyText"/>
      </w:pPr>
    </w:p>
    <w:p w14:paraId="54AB5385" w14:textId="779ABB61" w:rsidR="008A15A2" w:rsidRPr="000978B5" w:rsidRDefault="00B07A10" w:rsidP="00EE4771">
      <w:pPr>
        <w:pStyle w:val="NRELBodyText"/>
      </w:pPr>
      <w:r w:rsidRPr="000978B5">
        <w:t>National annual results for site energy, greenhouse gas emissions, and energy bills are summarized in</w:t>
      </w:r>
      <w:r w:rsidR="00550CB2" w:rsidRPr="000978B5">
        <w:t xml:space="preserve"> </w:t>
      </w:r>
      <w:r w:rsidR="00550CB2" w:rsidRPr="000978B5">
        <w:fldChar w:fldCharType="begin"/>
      </w:r>
      <w:r w:rsidR="00550CB2" w:rsidRPr="000978B5">
        <w:instrText xml:space="preserve"> REF _Ref170800648 \h </w:instrText>
      </w:r>
      <w:r w:rsidR="00331E8C" w:rsidRPr="000978B5">
        <w:instrText xml:space="preserve"> \* MERGEFORMAT </w:instrText>
      </w:r>
      <w:r w:rsidR="00550CB2" w:rsidRPr="000978B5">
        <w:fldChar w:fldCharType="separate"/>
      </w:r>
      <w:r w:rsidR="006B0001">
        <w:t>Table ES-2</w:t>
      </w:r>
      <w:r w:rsidR="00550CB2" w:rsidRPr="000978B5">
        <w:fldChar w:fldCharType="end"/>
      </w:r>
      <w:r w:rsidR="005C7346">
        <w:t>–</w:t>
      </w:r>
      <w:r w:rsidR="00331E8C" w:rsidRPr="000978B5">
        <w:fldChar w:fldCharType="begin"/>
      </w:r>
      <w:r w:rsidR="00331E8C" w:rsidRPr="000978B5">
        <w:instrText xml:space="preserve"> REF _Ref185412398 \h  \* MERGEFORMAT </w:instrText>
      </w:r>
      <w:r w:rsidR="00331E8C" w:rsidRPr="000978B5">
        <w:fldChar w:fldCharType="separate"/>
      </w:r>
      <w:r w:rsidR="005C7346">
        <w:t>ES-</w:t>
      </w:r>
      <w:r w:rsidR="00331E8C" w:rsidRPr="000978B5" w:rsidDel="005C7346">
        <w:t>4</w:t>
      </w:r>
      <w:r w:rsidR="00331E8C" w:rsidRPr="000978B5">
        <w:fldChar w:fldCharType="end"/>
      </w:r>
      <w:r w:rsidR="00331E8C" w:rsidRPr="000978B5">
        <w:t>.</w:t>
      </w:r>
      <w:r w:rsidR="006B0001" w:rsidRPr="006B0001">
        <w:t xml:space="preserve"> </w:t>
      </w:r>
      <w:r w:rsidR="006B0001" w:rsidRPr="00850307">
        <w:t xml:space="preserve">Note that these summary tables for </w:t>
      </w:r>
      <w:r w:rsidR="006B0001">
        <w:t>greenhouse gas</w:t>
      </w:r>
      <w:r w:rsidR="006B0001" w:rsidRPr="00850307">
        <w:t xml:space="preserve"> emissions and energy bills use one of many respective scenarios. Other scenarios are discussed later in the report, with further scenarios available in the ComStock public dataset.</w:t>
      </w:r>
    </w:p>
    <w:p w14:paraId="1708DEE1" w14:textId="44CDEE59" w:rsidR="00BB7150" w:rsidRPr="000978B5" w:rsidRDefault="000978B5" w:rsidP="000978B5">
      <w:pPr>
        <w:pStyle w:val="NRELTableCaption"/>
      </w:pPr>
      <w:bookmarkStart w:id="30" w:name="_Ref170800648"/>
      <w:bookmarkStart w:id="31" w:name="_Toc187939854"/>
      <w:r>
        <w:t>Table ES-</w:t>
      </w:r>
      <w:r>
        <w:fldChar w:fldCharType="begin"/>
      </w:r>
      <w:r>
        <w:instrText>SEQ Table_ES- \* ARABIC</w:instrText>
      </w:r>
      <w:r>
        <w:fldChar w:fldCharType="separate"/>
      </w:r>
      <w:r>
        <w:rPr>
          <w:noProof/>
        </w:rPr>
        <w:t>2</w:t>
      </w:r>
      <w:r>
        <w:fldChar w:fldCharType="end"/>
      </w:r>
      <w:bookmarkEnd w:id="30"/>
      <w:r>
        <w:t>.</w:t>
      </w:r>
      <w:r w:rsidR="00BB7150" w:rsidRPr="000978B5">
        <w:t xml:space="preserve"> Summary of </w:t>
      </w:r>
      <w:r w:rsidR="00632748">
        <w:t>K</w:t>
      </w:r>
      <w:r w:rsidR="00BB7150" w:rsidRPr="000978B5">
        <w:t xml:space="preserve">ey </w:t>
      </w:r>
      <w:r w:rsidR="00632748">
        <w:t>R</w:t>
      </w:r>
      <w:r w:rsidR="00BB7150" w:rsidRPr="000978B5">
        <w:t xml:space="preserve">esults for </w:t>
      </w:r>
      <w:r w:rsidR="00632748">
        <w:t>A</w:t>
      </w:r>
      <w:r w:rsidR="00DC355C" w:rsidRPr="000978B5">
        <w:t xml:space="preserve">nnual </w:t>
      </w:r>
      <w:r w:rsidR="00632748">
        <w:t>S</w:t>
      </w:r>
      <w:r w:rsidR="00BB7150" w:rsidRPr="000978B5">
        <w:t xml:space="preserve">ite </w:t>
      </w:r>
      <w:r w:rsidR="00632748">
        <w:t>E</w:t>
      </w:r>
      <w:r w:rsidR="00BB7150" w:rsidRPr="000978B5">
        <w:t xml:space="preserve">nergy </w:t>
      </w:r>
      <w:r w:rsidR="00632748">
        <w:t>S</w:t>
      </w:r>
      <w:r w:rsidR="00BB7150" w:rsidRPr="000978B5">
        <w:t>avings</w:t>
      </w:r>
      <w:bookmarkEnd w:id="31"/>
    </w:p>
    <w:tbl>
      <w:tblPr>
        <w:tblW w:w="9448" w:type="dxa"/>
        <w:jc w:val="center"/>
        <w:tblCellMar>
          <w:left w:w="72" w:type="dxa"/>
          <w:right w:w="0" w:type="dxa"/>
        </w:tblCellMar>
        <w:tblLook w:val="04E0" w:firstRow="1" w:lastRow="1" w:firstColumn="1" w:lastColumn="0" w:noHBand="0" w:noVBand="1"/>
      </w:tblPr>
      <w:tblGrid>
        <w:gridCol w:w="2362"/>
        <w:gridCol w:w="2588"/>
        <w:gridCol w:w="2880"/>
        <w:gridCol w:w="1618"/>
      </w:tblGrid>
      <w:tr w:rsidR="00915A6C" w:rsidRPr="00915A6C" w14:paraId="5DF3E97A" w14:textId="77777777" w:rsidTr="00620E11">
        <w:trPr>
          <w:trHeight w:val="296"/>
          <w:jc w:val="center"/>
        </w:trPr>
        <w:tc>
          <w:tcPr>
            <w:tcW w:w="2362" w:type="dxa"/>
            <w:tcBorders>
              <w:top w:val="single" w:sz="4" w:space="0" w:color="auto"/>
              <w:bottom w:val="single" w:sz="4" w:space="0" w:color="auto"/>
            </w:tcBorders>
          </w:tcPr>
          <w:p w14:paraId="559F1A9E" w14:textId="45224CFC" w:rsidR="006663B0" w:rsidRPr="00620E11" w:rsidRDefault="006663B0" w:rsidP="00620E11">
            <w:pPr>
              <w:pStyle w:val="NRELTableHeader"/>
              <w:rPr>
                <w:rStyle w:val="normaltextrun"/>
                <w:b w:val="0"/>
              </w:rPr>
            </w:pPr>
            <w:r w:rsidRPr="00620E11">
              <w:rPr>
                <w:rStyle w:val="normaltextrun"/>
              </w:rPr>
              <w:t>Fuel Type</w:t>
            </w:r>
          </w:p>
        </w:tc>
        <w:tc>
          <w:tcPr>
            <w:tcW w:w="2588" w:type="dxa"/>
            <w:tcBorders>
              <w:top w:val="single" w:sz="4" w:space="0" w:color="auto"/>
              <w:bottom w:val="single" w:sz="4" w:space="0" w:color="auto"/>
            </w:tcBorders>
          </w:tcPr>
          <w:p w14:paraId="53CCF62A" w14:textId="17C217AB" w:rsidR="006663B0" w:rsidRPr="00620E11" w:rsidRDefault="006663B0" w:rsidP="00620E11">
            <w:pPr>
              <w:pStyle w:val="NRELTableHeader"/>
              <w:rPr>
                <w:rStyle w:val="normaltextrun"/>
                <w:b w:val="0"/>
              </w:rPr>
            </w:pPr>
            <w:r w:rsidRPr="00620E11">
              <w:rPr>
                <w:rStyle w:val="normaltextrun"/>
              </w:rPr>
              <w:t>Percent Savings (All Buildings)</w:t>
            </w:r>
          </w:p>
        </w:tc>
        <w:tc>
          <w:tcPr>
            <w:tcW w:w="2880" w:type="dxa"/>
            <w:tcBorders>
              <w:top w:val="single" w:sz="4" w:space="0" w:color="auto"/>
              <w:bottom w:val="single" w:sz="4" w:space="0" w:color="auto"/>
            </w:tcBorders>
          </w:tcPr>
          <w:p w14:paraId="790C9022" w14:textId="353D9D23" w:rsidR="006663B0" w:rsidRPr="00620E11" w:rsidRDefault="006663B0" w:rsidP="00620E11">
            <w:pPr>
              <w:pStyle w:val="NRELTableHeader"/>
              <w:rPr>
                <w:rStyle w:val="normaltextrun"/>
                <w:b w:val="0"/>
              </w:rPr>
            </w:pPr>
            <w:r w:rsidRPr="00620E11">
              <w:rPr>
                <w:rStyle w:val="normaltextrun"/>
              </w:rPr>
              <w:t>Percent Savings (Applicable Buildings Only)</w:t>
            </w:r>
          </w:p>
        </w:tc>
        <w:tc>
          <w:tcPr>
            <w:tcW w:w="1618" w:type="dxa"/>
            <w:tcBorders>
              <w:top w:val="single" w:sz="4" w:space="0" w:color="auto"/>
              <w:bottom w:val="single" w:sz="4" w:space="0" w:color="auto"/>
            </w:tcBorders>
          </w:tcPr>
          <w:p w14:paraId="72025140" w14:textId="22530348" w:rsidR="006663B0" w:rsidRPr="00620E11" w:rsidRDefault="006663B0" w:rsidP="00620E11">
            <w:pPr>
              <w:pStyle w:val="NRELTableHeader"/>
              <w:rPr>
                <w:rStyle w:val="normaltextrun"/>
                <w:b w:val="0"/>
              </w:rPr>
            </w:pPr>
            <w:r w:rsidRPr="00620E11">
              <w:rPr>
                <w:rStyle w:val="normaltextrun"/>
              </w:rPr>
              <w:t xml:space="preserve">Absolute </w:t>
            </w:r>
            <w:r w:rsidR="000D0CF3" w:rsidRPr="00620E11">
              <w:rPr>
                <w:rStyle w:val="normaltextrun"/>
              </w:rPr>
              <w:t>Savings</w:t>
            </w:r>
            <w:r w:rsidR="001012B0" w:rsidRPr="00620E11">
              <w:rPr>
                <w:rStyle w:val="normaltextrun"/>
              </w:rPr>
              <w:t xml:space="preserve"> (TBtu)</w:t>
            </w:r>
            <w:r w:rsidR="00214A1A">
              <w:rPr>
                <w:rStyle w:val="normaltextrun"/>
                <w:vertAlign w:val="superscript"/>
              </w:rPr>
              <w:t>a</w:t>
            </w:r>
          </w:p>
        </w:tc>
      </w:tr>
      <w:tr w:rsidR="00A02D64" w:rsidRPr="00915A6C" w14:paraId="19C0D93B" w14:textId="77777777" w:rsidTr="00620E11">
        <w:trPr>
          <w:trHeight w:val="296"/>
          <w:jc w:val="center"/>
        </w:trPr>
        <w:tc>
          <w:tcPr>
            <w:tcW w:w="2362" w:type="dxa"/>
            <w:tcBorders>
              <w:top w:val="single" w:sz="4" w:space="0" w:color="auto"/>
            </w:tcBorders>
            <w:hideMark/>
          </w:tcPr>
          <w:p w14:paraId="7150D671" w14:textId="0F87028A" w:rsidR="00A02D64" w:rsidRPr="00915A6C" w:rsidRDefault="00A02D64" w:rsidP="00A02D64">
            <w:pPr>
              <w:pStyle w:val="NRELTableContent"/>
              <w:rPr>
                <w:rStyle w:val="normaltextrun"/>
              </w:rPr>
            </w:pPr>
            <w:r w:rsidRPr="00620E11">
              <w:rPr>
                <w:rStyle w:val="normaltextrun"/>
              </w:rPr>
              <w:t>Natural gas</w:t>
            </w:r>
            <w:r w:rsidRPr="00915A6C">
              <w:rPr>
                <w:rStyle w:val="normaltextrun"/>
              </w:rPr>
              <w:t> </w:t>
            </w:r>
          </w:p>
        </w:tc>
        <w:tc>
          <w:tcPr>
            <w:tcW w:w="2588" w:type="dxa"/>
            <w:tcBorders>
              <w:top w:val="single" w:sz="4" w:space="0" w:color="auto"/>
            </w:tcBorders>
          </w:tcPr>
          <w:p w14:paraId="453FA72F" w14:textId="4854AA87" w:rsidR="00A02D64" w:rsidRPr="00915A6C" w:rsidRDefault="00A02D64" w:rsidP="00A02D64">
            <w:pPr>
              <w:pStyle w:val="NRELTableContent"/>
            </w:pPr>
            <w:r w:rsidRPr="00C52B00">
              <w:t>-0.36%</w:t>
            </w:r>
          </w:p>
        </w:tc>
        <w:tc>
          <w:tcPr>
            <w:tcW w:w="2880" w:type="dxa"/>
            <w:tcBorders>
              <w:top w:val="single" w:sz="4" w:space="0" w:color="auto"/>
            </w:tcBorders>
          </w:tcPr>
          <w:p w14:paraId="35FD92E9" w14:textId="731EEB56" w:rsidR="00A02D64" w:rsidRPr="00915A6C" w:rsidRDefault="00A02D64" w:rsidP="00A02D64">
            <w:pPr>
              <w:pStyle w:val="NRELTableContent"/>
            </w:pPr>
            <w:r w:rsidRPr="00C52B00">
              <w:t>-0.81%</w:t>
            </w:r>
          </w:p>
        </w:tc>
        <w:tc>
          <w:tcPr>
            <w:tcW w:w="1618" w:type="dxa"/>
            <w:tcBorders>
              <w:top w:val="single" w:sz="4" w:space="0" w:color="auto"/>
            </w:tcBorders>
          </w:tcPr>
          <w:p w14:paraId="5BF9D081" w14:textId="48ECEF97" w:rsidR="00A02D64" w:rsidRPr="00915A6C" w:rsidRDefault="00A02D64" w:rsidP="00A02D64">
            <w:pPr>
              <w:pStyle w:val="NRELTableContent"/>
            </w:pPr>
            <w:r w:rsidRPr="00C262F2">
              <w:t>−</w:t>
            </w:r>
            <w:r>
              <w:t>5.4</w:t>
            </w:r>
          </w:p>
        </w:tc>
      </w:tr>
      <w:tr w:rsidR="00A02D64" w:rsidRPr="00915A6C" w14:paraId="30993687" w14:textId="77777777" w:rsidTr="00620E11">
        <w:trPr>
          <w:trHeight w:val="296"/>
          <w:jc w:val="center"/>
        </w:trPr>
        <w:tc>
          <w:tcPr>
            <w:tcW w:w="2362" w:type="dxa"/>
            <w:tcBorders>
              <w:bottom w:val="single" w:sz="4" w:space="0" w:color="auto"/>
            </w:tcBorders>
            <w:hideMark/>
          </w:tcPr>
          <w:p w14:paraId="165A6349" w14:textId="497914DD" w:rsidR="00A02D64" w:rsidRPr="00620E11" w:rsidRDefault="00A02D64" w:rsidP="00A02D64">
            <w:pPr>
              <w:pStyle w:val="NRELTableContent"/>
              <w:rPr>
                <w:rStyle w:val="normaltextrun"/>
              </w:rPr>
            </w:pPr>
            <w:r w:rsidRPr="00620E11">
              <w:rPr>
                <w:rStyle w:val="normaltextrun"/>
              </w:rPr>
              <w:t>Electricity</w:t>
            </w:r>
          </w:p>
        </w:tc>
        <w:tc>
          <w:tcPr>
            <w:tcW w:w="2588" w:type="dxa"/>
            <w:tcBorders>
              <w:bottom w:val="single" w:sz="4" w:space="0" w:color="auto"/>
            </w:tcBorders>
          </w:tcPr>
          <w:p w14:paraId="249F9980" w14:textId="383018D0" w:rsidR="00A02D64" w:rsidRPr="00915A6C" w:rsidRDefault="00A02D64" w:rsidP="00A02D64">
            <w:pPr>
              <w:pStyle w:val="NRELTableContent"/>
            </w:pPr>
            <w:r w:rsidRPr="001335BA">
              <w:t>0.71%</w:t>
            </w:r>
          </w:p>
        </w:tc>
        <w:tc>
          <w:tcPr>
            <w:tcW w:w="2880" w:type="dxa"/>
            <w:tcBorders>
              <w:bottom w:val="single" w:sz="4" w:space="0" w:color="auto"/>
            </w:tcBorders>
          </w:tcPr>
          <w:p w14:paraId="19D07CE6" w14:textId="2834B7EF" w:rsidR="00A02D64" w:rsidRPr="00915A6C" w:rsidRDefault="00A02D64" w:rsidP="00A02D64">
            <w:pPr>
              <w:pStyle w:val="NRELTableContent"/>
            </w:pPr>
            <w:r w:rsidRPr="001335BA">
              <w:t>1.48%</w:t>
            </w:r>
          </w:p>
        </w:tc>
        <w:tc>
          <w:tcPr>
            <w:tcW w:w="1618" w:type="dxa"/>
            <w:tcBorders>
              <w:bottom w:val="single" w:sz="4" w:space="0" w:color="auto"/>
            </w:tcBorders>
          </w:tcPr>
          <w:p w14:paraId="6E543C46" w14:textId="37D71BBA" w:rsidR="00A02D64" w:rsidRPr="00915A6C" w:rsidRDefault="00A02D64" w:rsidP="00A02D64">
            <w:pPr>
              <w:pStyle w:val="NRELTableContent"/>
            </w:pPr>
            <w:r w:rsidRPr="001335BA">
              <w:t>22</w:t>
            </w:r>
          </w:p>
        </w:tc>
      </w:tr>
    </w:tbl>
    <w:p w14:paraId="438144D3" w14:textId="33A712FE" w:rsidR="00066B74" w:rsidRDefault="00214A1A" w:rsidP="00214A1A">
      <w:pPr>
        <w:pStyle w:val="NRELFigureNote"/>
        <w:jc w:val="left"/>
      </w:pPr>
      <w:r>
        <w:rPr>
          <w:vertAlign w:val="superscript"/>
        </w:rPr>
        <w:t>a</w:t>
      </w:r>
      <w:r>
        <w:t xml:space="preserve"> Trillion British thermal units</w:t>
      </w:r>
    </w:p>
    <w:p w14:paraId="4ABEA7CC" w14:textId="77777777" w:rsidR="00214A1A" w:rsidRPr="00214A1A" w:rsidRDefault="00214A1A" w:rsidP="00620E11">
      <w:pPr>
        <w:pStyle w:val="NRELBodyText"/>
      </w:pPr>
    </w:p>
    <w:p w14:paraId="39AC6C24" w14:textId="2F8F7F68" w:rsidR="00915A6C" w:rsidRDefault="00167B08" w:rsidP="0094053A">
      <w:pPr>
        <w:pStyle w:val="NRELTableCaption"/>
      </w:pPr>
      <w:bookmarkStart w:id="32" w:name="_Toc187939855"/>
      <w:r w:rsidRPr="000978B5">
        <w:t xml:space="preserve">Table </w:t>
      </w:r>
      <w:r w:rsidR="000978B5">
        <w:t>ES-</w:t>
      </w:r>
      <w:r>
        <w:fldChar w:fldCharType="begin"/>
      </w:r>
      <w:r>
        <w:instrText>SEQ Table_ES- \* ARABIC</w:instrText>
      </w:r>
      <w:r>
        <w:fldChar w:fldCharType="separate"/>
      </w:r>
      <w:r w:rsidR="000978B5">
        <w:rPr>
          <w:noProof/>
        </w:rPr>
        <w:t>3</w:t>
      </w:r>
      <w:r>
        <w:fldChar w:fldCharType="end"/>
      </w:r>
      <w:r w:rsidR="000978B5">
        <w:t>.</w:t>
      </w:r>
      <w:r w:rsidRPr="000978B5">
        <w:t xml:space="preserve"> Summary of </w:t>
      </w:r>
      <w:r w:rsidR="00C262F2">
        <w:t>K</w:t>
      </w:r>
      <w:r w:rsidRPr="000978B5">
        <w:t xml:space="preserve">ey </w:t>
      </w:r>
      <w:r w:rsidR="00C262F2">
        <w:t>R</w:t>
      </w:r>
      <w:r w:rsidRPr="000978B5">
        <w:t xml:space="preserve">esults for </w:t>
      </w:r>
      <w:r w:rsidR="00C262F2">
        <w:t>A</w:t>
      </w:r>
      <w:r w:rsidR="00DC355C" w:rsidRPr="000978B5">
        <w:t xml:space="preserve">nnual </w:t>
      </w:r>
      <w:r w:rsidR="00C262F2">
        <w:t>G</w:t>
      </w:r>
      <w:r w:rsidRPr="000978B5">
        <w:t xml:space="preserve">reenhouse </w:t>
      </w:r>
      <w:r w:rsidR="00C262F2">
        <w:t>G</w:t>
      </w:r>
      <w:r w:rsidRPr="000978B5">
        <w:t xml:space="preserve">as </w:t>
      </w:r>
      <w:r w:rsidR="00C262F2">
        <w:t>E</w:t>
      </w:r>
      <w:r w:rsidRPr="000978B5">
        <w:t xml:space="preserve">missions </w:t>
      </w:r>
      <w:r w:rsidR="00C262F2">
        <w:t>S</w:t>
      </w:r>
      <w:r w:rsidRPr="000978B5">
        <w:t>avings</w:t>
      </w:r>
      <w:r w:rsidR="00B17C7A" w:rsidRPr="000978B5">
        <w:t>.</w:t>
      </w:r>
      <w:bookmarkEnd w:id="32"/>
    </w:p>
    <w:p w14:paraId="3C32AF5E" w14:textId="45EAA3A7" w:rsidR="00167B08" w:rsidRPr="000978B5" w:rsidRDefault="00B17C7A" w:rsidP="00620E11">
      <w:pPr>
        <w:pStyle w:val="NRELFigureNote"/>
        <w:rPr>
          <w:i/>
        </w:rPr>
      </w:pPr>
      <w:r w:rsidRPr="000978B5">
        <w:t xml:space="preserve">Electricity </w:t>
      </w:r>
      <w:r w:rsidR="00CC2675" w:rsidRPr="000978B5">
        <w:t>emissions</w:t>
      </w:r>
      <w:r w:rsidR="00845FB6" w:rsidRPr="000978B5">
        <w:t xml:space="preserve"> avoided</w:t>
      </w:r>
      <w:r w:rsidR="00CC2675" w:rsidRPr="000978B5">
        <w:t xml:space="preserve"> </w:t>
      </w:r>
      <w:r w:rsidR="00494B0A" w:rsidRPr="000978B5">
        <w:t>in this table are calculated using</w:t>
      </w:r>
      <w:r w:rsidR="00A273A1">
        <w:t xml:space="preserve"> the</w:t>
      </w:r>
      <w:r w:rsidRPr="000978B5">
        <w:t xml:space="preserve"> Cambium Long-Run Marginal Emissions Rate (LRMER) High Renewable Energy Cost 15-Year</w:t>
      </w:r>
      <w:r w:rsidR="00CC2675" w:rsidRPr="000978B5">
        <w:t xml:space="preserve"> grid scenario</w:t>
      </w:r>
      <w:r w:rsidR="00167B08" w:rsidRPr="000978B5">
        <w:t>.</w:t>
      </w:r>
      <w:r w:rsidR="00CC2675" w:rsidRPr="000978B5">
        <w:t xml:space="preserve"> Other grid scenarios are presented in this report</w:t>
      </w:r>
      <w:r w:rsidR="00F22481" w:rsidRPr="000978B5">
        <w:t xml:space="preserve"> and in the public dataset.</w:t>
      </w:r>
    </w:p>
    <w:tbl>
      <w:tblPr>
        <w:tblW w:w="9448" w:type="dxa"/>
        <w:jc w:val="center"/>
        <w:tblBorders>
          <w:top w:val="single" w:sz="4" w:space="0" w:color="auto"/>
          <w:bottom w:val="single" w:sz="4" w:space="0" w:color="auto"/>
        </w:tblBorders>
        <w:tblCellMar>
          <w:left w:w="72" w:type="dxa"/>
          <w:right w:w="0" w:type="dxa"/>
        </w:tblCellMar>
        <w:tblLook w:val="04E0" w:firstRow="1" w:lastRow="1" w:firstColumn="1" w:lastColumn="0" w:noHBand="0" w:noVBand="1"/>
      </w:tblPr>
      <w:tblGrid>
        <w:gridCol w:w="2362"/>
        <w:gridCol w:w="2588"/>
        <w:gridCol w:w="2700"/>
        <w:gridCol w:w="1798"/>
      </w:tblGrid>
      <w:tr w:rsidR="00915A6C" w:rsidRPr="00915A6C" w14:paraId="7D323C7C" w14:textId="77777777" w:rsidTr="00620E11">
        <w:trPr>
          <w:trHeight w:val="296"/>
          <w:jc w:val="center"/>
        </w:trPr>
        <w:tc>
          <w:tcPr>
            <w:tcW w:w="2362" w:type="dxa"/>
            <w:tcBorders>
              <w:top w:val="single" w:sz="4" w:space="0" w:color="auto"/>
              <w:bottom w:val="single" w:sz="4" w:space="0" w:color="auto"/>
            </w:tcBorders>
          </w:tcPr>
          <w:p w14:paraId="32351EA1" w14:textId="4FF02C33" w:rsidR="00E84378" w:rsidRPr="00620E11" w:rsidRDefault="00E84378" w:rsidP="00620E11">
            <w:pPr>
              <w:pStyle w:val="NRELTableHeader"/>
              <w:rPr>
                <w:rStyle w:val="normaltextrun"/>
                <w:b w:val="0"/>
              </w:rPr>
            </w:pPr>
            <w:r w:rsidRPr="00620E11">
              <w:rPr>
                <w:rStyle w:val="normaltextrun"/>
              </w:rPr>
              <w:t>Fuel Type</w:t>
            </w:r>
          </w:p>
        </w:tc>
        <w:tc>
          <w:tcPr>
            <w:tcW w:w="2588" w:type="dxa"/>
            <w:tcBorders>
              <w:top w:val="single" w:sz="4" w:space="0" w:color="auto"/>
              <w:bottom w:val="single" w:sz="4" w:space="0" w:color="auto"/>
            </w:tcBorders>
          </w:tcPr>
          <w:p w14:paraId="3AE4C26E" w14:textId="1C7F12DB" w:rsidR="00E84378" w:rsidRPr="00620E11" w:rsidRDefault="00E84378" w:rsidP="00620E11">
            <w:pPr>
              <w:pStyle w:val="NRELTableHeader"/>
              <w:rPr>
                <w:rStyle w:val="normaltextrun"/>
                <w:b w:val="0"/>
              </w:rPr>
            </w:pPr>
            <w:r w:rsidRPr="00620E11">
              <w:rPr>
                <w:rStyle w:val="normaltextrun"/>
              </w:rPr>
              <w:t>Percent Savings (All Buildings)</w:t>
            </w:r>
          </w:p>
        </w:tc>
        <w:tc>
          <w:tcPr>
            <w:tcW w:w="2700" w:type="dxa"/>
            <w:tcBorders>
              <w:top w:val="single" w:sz="4" w:space="0" w:color="auto"/>
              <w:bottom w:val="single" w:sz="4" w:space="0" w:color="auto"/>
            </w:tcBorders>
          </w:tcPr>
          <w:p w14:paraId="7503DBC9" w14:textId="52031148" w:rsidR="00E84378" w:rsidRPr="00620E11" w:rsidRDefault="00E84378" w:rsidP="00620E11">
            <w:pPr>
              <w:pStyle w:val="NRELTableHeader"/>
              <w:rPr>
                <w:rStyle w:val="normaltextrun"/>
                <w:b w:val="0"/>
              </w:rPr>
            </w:pPr>
            <w:r w:rsidRPr="00620E11">
              <w:rPr>
                <w:rStyle w:val="normaltextrun"/>
              </w:rPr>
              <w:t>Percent Savings (Applicable Buildings Only)</w:t>
            </w:r>
          </w:p>
        </w:tc>
        <w:tc>
          <w:tcPr>
            <w:tcW w:w="1798" w:type="dxa"/>
            <w:tcBorders>
              <w:top w:val="single" w:sz="4" w:space="0" w:color="auto"/>
              <w:bottom w:val="single" w:sz="4" w:space="0" w:color="auto"/>
            </w:tcBorders>
          </w:tcPr>
          <w:p w14:paraId="3013A874" w14:textId="0FB7EB4B" w:rsidR="00E84378" w:rsidRPr="00620E11" w:rsidRDefault="00E84378" w:rsidP="00620E11">
            <w:pPr>
              <w:pStyle w:val="NRELTableHeader"/>
              <w:rPr>
                <w:rStyle w:val="normaltextrun"/>
                <w:b w:val="0"/>
                <w:vertAlign w:val="superscript"/>
              </w:rPr>
            </w:pPr>
            <w:r w:rsidRPr="00620E11">
              <w:rPr>
                <w:rStyle w:val="normaltextrun"/>
              </w:rPr>
              <w:t>Absolute Savings (MMT CO</w:t>
            </w:r>
            <w:r w:rsidRPr="00620E11">
              <w:rPr>
                <w:rStyle w:val="normaltextrun"/>
                <w:vertAlign w:val="subscript"/>
              </w:rPr>
              <w:t>2</w:t>
            </w:r>
            <w:r w:rsidR="00CF1802" w:rsidRPr="00620E11">
              <w:rPr>
                <w:rStyle w:val="normaltextrun"/>
              </w:rPr>
              <w:t>e</w:t>
            </w:r>
            <w:r w:rsidRPr="00620E11">
              <w:rPr>
                <w:rStyle w:val="normaltextrun"/>
              </w:rPr>
              <w:t>)</w:t>
            </w:r>
            <w:r w:rsidR="00214A1A">
              <w:rPr>
                <w:rStyle w:val="normaltextrun"/>
                <w:vertAlign w:val="superscript"/>
              </w:rPr>
              <w:t>a</w:t>
            </w:r>
          </w:p>
        </w:tc>
      </w:tr>
      <w:tr w:rsidR="00915A6C" w:rsidRPr="00915A6C" w14:paraId="5D11B623" w14:textId="77777777" w:rsidTr="00620E11">
        <w:trPr>
          <w:trHeight w:val="296"/>
          <w:jc w:val="center"/>
        </w:trPr>
        <w:tc>
          <w:tcPr>
            <w:tcW w:w="2362" w:type="dxa"/>
            <w:tcBorders>
              <w:top w:val="single" w:sz="4" w:space="0" w:color="auto"/>
            </w:tcBorders>
            <w:shd w:val="clear" w:color="auto" w:fill="D3DFEE"/>
            <w:hideMark/>
          </w:tcPr>
          <w:p w14:paraId="0B4752CB" w14:textId="66DBF7FD" w:rsidR="00E84378" w:rsidRPr="00915A6C" w:rsidRDefault="00E84378" w:rsidP="00915A6C">
            <w:pPr>
              <w:pStyle w:val="NRELTableContent"/>
              <w:rPr>
                <w:rStyle w:val="normaltextrun"/>
              </w:rPr>
            </w:pPr>
            <w:r w:rsidRPr="00620E11">
              <w:rPr>
                <w:rStyle w:val="normaltextrun"/>
              </w:rPr>
              <w:t>Natural gas</w:t>
            </w:r>
            <w:r w:rsidRPr="00915A6C">
              <w:rPr>
                <w:rStyle w:val="normaltextrun"/>
              </w:rPr>
              <w:t> </w:t>
            </w:r>
          </w:p>
        </w:tc>
        <w:tc>
          <w:tcPr>
            <w:tcW w:w="2588" w:type="dxa"/>
            <w:tcBorders>
              <w:top w:val="single" w:sz="4" w:space="0" w:color="auto"/>
            </w:tcBorders>
            <w:shd w:val="clear" w:color="auto" w:fill="D3DFEE"/>
          </w:tcPr>
          <w:p w14:paraId="4A3FDF08" w14:textId="0D9E0A3F" w:rsidR="00E84378" w:rsidRPr="00915A6C" w:rsidRDefault="00AA28BB" w:rsidP="00915A6C">
            <w:pPr>
              <w:pStyle w:val="NRELTableContent"/>
            </w:pPr>
            <w:r>
              <w:t>-</w:t>
            </w:r>
            <w:r w:rsidR="00306988">
              <w:t>1</w:t>
            </w:r>
            <w:r>
              <w:t>.0</w:t>
            </w:r>
            <w:r w:rsidR="00306988">
              <w:t>%</w:t>
            </w:r>
          </w:p>
        </w:tc>
        <w:tc>
          <w:tcPr>
            <w:tcW w:w="2700" w:type="dxa"/>
            <w:tcBorders>
              <w:top w:val="single" w:sz="4" w:space="0" w:color="auto"/>
            </w:tcBorders>
            <w:shd w:val="clear" w:color="auto" w:fill="D3DFEE"/>
          </w:tcPr>
          <w:p w14:paraId="0F5C12F8" w14:textId="048533D3" w:rsidR="00E84378" w:rsidRPr="00915A6C" w:rsidRDefault="00C52CD9" w:rsidP="00915A6C">
            <w:pPr>
              <w:pStyle w:val="NRELTableContent"/>
            </w:pPr>
            <w:r>
              <w:t>-1.</w:t>
            </w:r>
            <w:r w:rsidR="00DC0B59">
              <w:t>6%</w:t>
            </w:r>
          </w:p>
        </w:tc>
        <w:tc>
          <w:tcPr>
            <w:tcW w:w="1798" w:type="dxa"/>
            <w:tcBorders>
              <w:top w:val="single" w:sz="4" w:space="0" w:color="auto"/>
            </w:tcBorders>
            <w:shd w:val="clear" w:color="auto" w:fill="D3DFEE"/>
          </w:tcPr>
          <w:p w14:paraId="5A507E7F" w14:textId="440A7885" w:rsidR="00E84378" w:rsidRPr="00915A6C" w:rsidRDefault="00B711A9" w:rsidP="00915A6C">
            <w:pPr>
              <w:pStyle w:val="NRELTableContent"/>
            </w:pPr>
            <w:r>
              <w:t>-1</w:t>
            </w:r>
          </w:p>
        </w:tc>
      </w:tr>
      <w:tr w:rsidR="00915A6C" w:rsidRPr="00915A6C" w14:paraId="177B74C5" w14:textId="77777777" w:rsidTr="00620E11">
        <w:trPr>
          <w:trHeight w:val="296"/>
          <w:jc w:val="center"/>
        </w:trPr>
        <w:tc>
          <w:tcPr>
            <w:tcW w:w="2362" w:type="dxa"/>
            <w:hideMark/>
          </w:tcPr>
          <w:p w14:paraId="0B853B0E" w14:textId="1FC59F32" w:rsidR="00E84378" w:rsidRPr="00620E11" w:rsidRDefault="00E84378" w:rsidP="00915A6C">
            <w:pPr>
              <w:pStyle w:val="NRELTableContent"/>
              <w:rPr>
                <w:rStyle w:val="normaltextrun"/>
              </w:rPr>
            </w:pPr>
            <w:r w:rsidRPr="00620E11">
              <w:rPr>
                <w:rStyle w:val="normaltextrun"/>
              </w:rPr>
              <w:t>Electricity</w:t>
            </w:r>
          </w:p>
        </w:tc>
        <w:tc>
          <w:tcPr>
            <w:tcW w:w="2588" w:type="dxa"/>
          </w:tcPr>
          <w:p w14:paraId="11372F80" w14:textId="74FDC094" w:rsidR="00E84378" w:rsidRPr="00915A6C" w:rsidRDefault="00AA28BB" w:rsidP="00915A6C">
            <w:pPr>
              <w:pStyle w:val="NRELTableContent"/>
            </w:pPr>
            <w:r>
              <w:t>0.9%</w:t>
            </w:r>
          </w:p>
        </w:tc>
        <w:tc>
          <w:tcPr>
            <w:tcW w:w="2700" w:type="dxa"/>
          </w:tcPr>
          <w:p w14:paraId="0D2609CF" w14:textId="7CE799F1" w:rsidR="00E84378" w:rsidRPr="00915A6C" w:rsidRDefault="00C52CD9" w:rsidP="00915A6C">
            <w:pPr>
              <w:pStyle w:val="NRELTableContent"/>
            </w:pPr>
            <w:r>
              <w:t>1.8%</w:t>
            </w:r>
          </w:p>
        </w:tc>
        <w:tc>
          <w:tcPr>
            <w:tcW w:w="1798" w:type="dxa"/>
          </w:tcPr>
          <w:p w14:paraId="0753088B" w14:textId="02D7AC12" w:rsidR="00E84378" w:rsidRPr="00915A6C" w:rsidRDefault="00B711A9" w:rsidP="00915A6C">
            <w:pPr>
              <w:pStyle w:val="NRELTableContent"/>
            </w:pPr>
            <w:r>
              <w:t>2</w:t>
            </w:r>
          </w:p>
        </w:tc>
      </w:tr>
      <w:tr w:rsidR="00DC0B59" w:rsidRPr="00915A6C" w14:paraId="1CF29E6E" w14:textId="77777777" w:rsidTr="00620E11">
        <w:trPr>
          <w:trHeight w:val="296"/>
          <w:jc w:val="center"/>
        </w:trPr>
        <w:tc>
          <w:tcPr>
            <w:tcW w:w="2362" w:type="dxa"/>
            <w:shd w:val="clear" w:color="auto" w:fill="D3DFEE"/>
            <w:hideMark/>
          </w:tcPr>
          <w:p w14:paraId="763B6CD9" w14:textId="55951662" w:rsidR="00DC0B59" w:rsidRPr="00620E11" w:rsidRDefault="00DC0B59" w:rsidP="00DC0B59">
            <w:pPr>
              <w:pStyle w:val="NRELTableContent"/>
              <w:rPr>
                <w:rStyle w:val="normaltextrun"/>
              </w:rPr>
            </w:pPr>
            <w:r w:rsidRPr="00620E11">
              <w:rPr>
                <w:rStyle w:val="normaltextrun"/>
              </w:rPr>
              <w:t xml:space="preserve">Fuel </w:t>
            </w:r>
            <w:r>
              <w:rPr>
                <w:rStyle w:val="normaltextrun"/>
              </w:rPr>
              <w:t>o</w:t>
            </w:r>
            <w:r w:rsidRPr="00620E11">
              <w:rPr>
                <w:rStyle w:val="normaltextrun"/>
              </w:rPr>
              <w:t>il</w:t>
            </w:r>
          </w:p>
        </w:tc>
        <w:tc>
          <w:tcPr>
            <w:tcW w:w="2588" w:type="dxa"/>
            <w:shd w:val="clear" w:color="auto" w:fill="D3DFEE"/>
          </w:tcPr>
          <w:p w14:paraId="60CBC561" w14:textId="45C7CA8A" w:rsidR="00DC0B59" w:rsidRPr="00915A6C" w:rsidRDefault="00DC0B59" w:rsidP="00DC0B59">
            <w:pPr>
              <w:pStyle w:val="NRELTableContent"/>
            </w:pPr>
            <w:r>
              <w:t>0.0%</w:t>
            </w:r>
          </w:p>
        </w:tc>
        <w:tc>
          <w:tcPr>
            <w:tcW w:w="2700" w:type="dxa"/>
            <w:shd w:val="clear" w:color="auto" w:fill="D3DFEE"/>
          </w:tcPr>
          <w:p w14:paraId="04600085" w14:textId="2D6ACAE9" w:rsidR="00DC0B59" w:rsidRPr="00915A6C" w:rsidRDefault="00DC0B59" w:rsidP="00DC0B59">
            <w:pPr>
              <w:pStyle w:val="NRELTableContent"/>
            </w:pPr>
            <w:r>
              <w:t>0.0%</w:t>
            </w:r>
          </w:p>
        </w:tc>
        <w:tc>
          <w:tcPr>
            <w:tcW w:w="1798" w:type="dxa"/>
            <w:shd w:val="clear" w:color="auto" w:fill="D3DFEE"/>
          </w:tcPr>
          <w:p w14:paraId="72009F77" w14:textId="7F8662DE" w:rsidR="00DC0B59" w:rsidRPr="00915A6C" w:rsidRDefault="007C7AEE" w:rsidP="00DC0B59">
            <w:pPr>
              <w:pStyle w:val="NRELTableContent"/>
            </w:pPr>
            <w:r>
              <w:t>0</w:t>
            </w:r>
          </w:p>
        </w:tc>
      </w:tr>
      <w:tr w:rsidR="00DC0B59" w:rsidRPr="00915A6C" w14:paraId="4BB834BF" w14:textId="77777777" w:rsidTr="00620E11">
        <w:trPr>
          <w:trHeight w:val="296"/>
          <w:jc w:val="center"/>
        </w:trPr>
        <w:tc>
          <w:tcPr>
            <w:tcW w:w="2362" w:type="dxa"/>
          </w:tcPr>
          <w:p w14:paraId="60B9E7E8" w14:textId="2C22E2D2" w:rsidR="00DC0B59" w:rsidRPr="00620E11" w:rsidRDefault="00DC0B59" w:rsidP="00DC0B59">
            <w:pPr>
              <w:pStyle w:val="NRELTableContent"/>
              <w:rPr>
                <w:rStyle w:val="normaltextrun"/>
              </w:rPr>
            </w:pPr>
            <w:r w:rsidRPr="00620E11">
              <w:rPr>
                <w:rStyle w:val="normaltextrun"/>
              </w:rPr>
              <w:t>Propane</w:t>
            </w:r>
          </w:p>
        </w:tc>
        <w:tc>
          <w:tcPr>
            <w:tcW w:w="2588" w:type="dxa"/>
          </w:tcPr>
          <w:p w14:paraId="5702A7FD" w14:textId="713E8B6B" w:rsidR="00DC0B59" w:rsidRPr="00915A6C" w:rsidRDefault="00DC0B59" w:rsidP="00DC0B59">
            <w:pPr>
              <w:pStyle w:val="NRELTableContent"/>
            </w:pPr>
            <w:r>
              <w:t>0.0%</w:t>
            </w:r>
          </w:p>
        </w:tc>
        <w:tc>
          <w:tcPr>
            <w:tcW w:w="2700" w:type="dxa"/>
          </w:tcPr>
          <w:p w14:paraId="1BF386A7" w14:textId="74F70C08" w:rsidR="00DC0B59" w:rsidRPr="00915A6C" w:rsidRDefault="00DC0B59" w:rsidP="00DC0B59">
            <w:pPr>
              <w:pStyle w:val="NRELTableContent"/>
            </w:pPr>
            <w:r>
              <w:t>0.0%</w:t>
            </w:r>
          </w:p>
        </w:tc>
        <w:tc>
          <w:tcPr>
            <w:tcW w:w="1798" w:type="dxa"/>
          </w:tcPr>
          <w:p w14:paraId="6881842A" w14:textId="4FA32F7D" w:rsidR="00DC0B59" w:rsidRPr="00915A6C" w:rsidRDefault="007C7AEE" w:rsidP="00DC0B59">
            <w:pPr>
              <w:pStyle w:val="NRELTableContent"/>
            </w:pPr>
            <w:r>
              <w:t>0</w:t>
            </w:r>
          </w:p>
        </w:tc>
      </w:tr>
      <w:tr w:rsidR="00915A6C" w:rsidRPr="00915A6C" w14:paraId="57754B22" w14:textId="77777777" w:rsidTr="00620E11">
        <w:trPr>
          <w:trHeight w:val="296"/>
          <w:jc w:val="center"/>
        </w:trPr>
        <w:tc>
          <w:tcPr>
            <w:tcW w:w="2362" w:type="dxa"/>
            <w:shd w:val="clear" w:color="auto" w:fill="D3DFEE"/>
          </w:tcPr>
          <w:p w14:paraId="4F674E34" w14:textId="2A0D0E4C" w:rsidR="00827A56" w:rsidRPr="00620E11" w:rsidRDefault="00827A56" w:rsidP="00915A6C">
            <w:pPr>
              <w:pStyle w:val="NRELTableContent"/>
              <w:rPr>
                <w:rStyle w:val="normaltextrun"/>
              </w:rPr>
            </w:pPr>
            <w:r w:rsidRPr="00620E11">
              <w:rPr>
                <w:rStyle w:val="normaltextrun"/>
              </w:rPr>
              <w:t>Total</w:t>
            </w:r>
          </w:p>
        </w:tc>
        <w:tc>
          <w:tcPr>
            <w:tcW w:w="2588" w:type="dxa"/>
            <w:shd w:val="clear" w:color="auto" w:fill="D3DFEE"/>
          </w:tcPr>
          <w:p w14:paraId="49300D29" w14:textId="065420B3" w:rsidR="00827A56" w:rsidRPr="00915A6C" w:rsidRDefault="00C52CD9" w:rsidP="00915A6C">
            <w:pPr>
              <w:pStyle w:val="NRELTableContent"/>
            </w:pPr>
            <w:r>
              <w:t>0.3%</w:t>
            </w:r>
          </w:p>
        </w:tc>
        <w:tc>
          <w:tcPr>
            <w:tcW w:w="2700" w:type="dxa"/>
            <w:shd w:val="clear" w:color="auto" w:fill="D3DFEE"/>
          </w:tcPr>
          <w:p w14:paraId="5375C9CA" w14:textId="29AD0CD7" w:rsidR="00827A56" w:rsidRPr="00915A6C" w:rsidRDefault="001566CF" w:rsidP="00915A6C">
            <w:pPr>
              <w:pStyle w:val="NRELTableContent"/>
            </w:pPr>
            <w:r>
              <w:t>1.1%</w:t>
            </w:r>
          </w:p>
        </w:tc>
        <w:tc>
          <w:tcPr>
            <w:tcW w:w="1798" w:type="dxa"/>
            <w:shd w:val="clear" w:color="auto" w:fill="D3DFEE"/>
          </w:tcPr>
          <w:p w14:paraId="68CB39CD" w14:textId="17973B24" w:rsidR="00827A56" w:rsidRPr="00915A6C" w:rsidRDefault="00B711A9" w:rsidP="00915A6C">
            <w:pPr>
              <w:pStyle w:val="NRELTableContent"/>
            </w:pPr>
            <w:r>
              <w:t>1</w:t>
            </w:r>
          </w:p>
        </w:tc>
      </w:tr>
    </w:tbl>
    <w:p w14:paraId="74B1176E" w14:textId="2FB1577D" w:rsidR="00066B74" w:rsidRDefault="00214A1A" w:rsidP="00E318A8">
      <w:pPr>
        <w:pStyle w:val="NRELFigureNote"/>
        <w:jc w:val="left"/>
      </w:pPr>
      <w:bookmarkStart w:id="33" w:name="_Ref185412398"/>
      <w:r>
        <w:rPr>
          <w:vertAlign w:val="superscript"/>
        </w:rPr>
        <w:t>a</w:t>
      </w:r>
      <w:r>
        <w:t xml:space="preserve"> Million metric tons of carbon dioxide equivalent.</w:t>
      </w:r>
    </w:p>
    <w:p w14:paraId="0F09CA84" w14:textId="77777777" w:rsidR="006B0001" w:rsidRPr="00214A1A" w:rsidRDefault="006B0001" w:rsidP="00E318A8">
      <w:pPr>
        <w:pStyle w:val="NRELFigureNote"/>
        <w:jc w:val="left"/>
      </w:pPr>
    </w:p>
    <w:p w14:paraId="761F6FC4" w14:textId="335480D0" w:rsidR="00915A6C" w:rsidRDefault="005E2109" w:rsidP="0094053A">
      <w:pPr>
        <w:pStyle w:val="NRELTableCaption"/>
      </w:pPr>
      <w:bookmarkStart w:id="34" w:name="_Toc187939856"/>
      <w:r w:rsidRPr="000978B5">
        <w:lastRenderedPageBreak/>
        <w:t xml:space="preserve">Table </w:t>
      </w:r>
      <w:r w:rsidR="000978B5">
        <w:t>ES-</w:t>
      </w:r>
      <w:r>
        <w:fldChar w:fldCharType="begin"/>
      </w:r>
      <w:r>
        <w:instrText>SEQ Table_ES- \* ARABIC</w:instrText>
      </w:r>
      <w:r>
        <w:fldChar w:fldCharType="separate"/>
      </w:r>
      <w:r w:rsidR="002C3E56">
        <w:rPr>
          <w:noProof/>
        </w:rPr>
        <w:t>4</w:t>
      </w:r>
      <w:r>
        <w:fldChar w:fldCharType="end"/>
      </w:r>
      <w:bookmarkEnd w:id="33"/>
      <w:r w:rsidR="000978B5">
        <w:t>.</w:t>
      </w:r>
      <w:r w:rsidRPr="000978B5">
        <w:t xml:space="preserve"> Summary of </w:t>
      </w:r>
      <w:r w:rsidR="00631151">
        <w:t>K</w:t>
      </w:r>
      <w:r w:rsidRPr="000978B5">
        <w:t xml:space="preserve">ey </w:t>
      </w:r>
      <w:r w:rsidR="00631151">
        <w:t>R</w:t>
      </w:r>
      <w:r w:rsidRPr="000978B5">
        <w:t>esults for</w:t>
      </w:r>
      <w:r w:rsidR="004F278B" w:rsidRPr="000978B5">
        <w:t xml:space="preserve"> </w:t>
      </w:r>
      <w:r w:rsidR="00631151">
        <w:t>A</w:t>
      </w:r>
      <w:r w:rsidR="00DC355C" w:rsidRPr="000978B5">
        <w:t xml:space="preserve">nnual </w:t>
      </w:r>
      <w:r w:rsidR="00631151">
        <w:t>U</w:t>
      </w:r>
      <w:r w:rsidRPr="000978B5">
        <w:t xml:space="preserve">tility </w:t>
      </w:r>
      <w:r w:rsidR="00631151">
        <w:t>B</w:t>
      </w:r>
      <w:r w:rsidRPr="000978B5">
        <w:t xml:space="preserve">ill </w:t>
      </w:r>
      <w:r w:rsidR="00631151">
        <w:t>S</w:t>
      </w:r>
      <w:r w:rsidRPr="000978B5">
        <w:t>avings</w:t>
      </w:r>
      <w:r w:rsidR="00B15673" w:rsidRPr="000978B5">
        <w:t>.</w:t>
      </w:r>
      <w:bookmarkEnd w:id="34"/>
    </w:p>
    <w:p w14:paraId="0B864A95" w14:textId="40F7323B" w:rsidR="005E2109" w:rsidRPr="000978B5" w:rsidRDefault="00B15673" w:rsidP="00620E11">
      <w:pPr>
        <w:pStyle w:val="NRELFigureNote"/>
        <w:keepNext/>
        <w:rPr>
          <w:i/>
        </w:rPr>
      </w:pPr>
      <w:r w:rsidRPr="000978B5">
        <w:t>Electricity bill savings in this table are calculated using the</w:t>
      </w:r>
      <w:r w:rsidR="005561FA" w:rsidRPr="000978B5">
        <w:t xml:space="preserve"> </w:t>
      </w:r>
      <w:r w:rsidR="00827A56" w:rsidRPr="000978B5">
        <w:t>mean</w:t>
      </w:r>
      <w:r w:rsidR="005561FA" w:rsidRPr="000978B5">
        <w:t xml:space="preserve"> electricity rate</w:t>
      </w:r>
      <w:r w:rsidR="00C55073" w:rsidRPr="000978B5">
        <w:t xml:space="preserve"> available for each building.</w:t>
      </w:r>
      <w:r w:rsidR="00B457AA" w:rsidRPr="000978B5">
        <w:t xml:space="preserve"> Other electricity </w:t>
      </w:r>
      <w:r w:rsidR="00B447EE" w:rsidRPr="000978B5">
        <w:t>rate structures are available in this report and in the public dataset.</w:t>
      </w:r>
    </w:p>
    <w:tbl>
      <w:tblPr>
        <w:tblW w:w="9448" w:type="dxa"/>
        <w:jc w:val="center"/>
        <w:tblCellMar>
          <w:left w:w="72" w:type="dxa"/>
          <w:right w:w="0" w:type="dxa"/>
        </w:tblCellMar>
        <w:tblLook w:val="04E0" w:firstRow="1" w:lastRow="1" w:firstColumn="1" w:lastColumn="0" w:noHBand="0" w:noVBand="1"/>
      </w:tblPr>
      <w:tblGrid>
        <w:gridCol w:w="2362"/>
        <w:gridCol w:w="2362"/>
        <w:gridCol w:w="2836"/>
        <w:gridCol w:w="1888"/>
      </w:tblGrid>
      <w:tr w:rsidR="00915A6C" w:rsidRPr="00915A6C" w14:paraId="5B1AC4B4" w14:textId="77777777" w:rsidTr="00620E11">
        <w:trPr>
          <w:trHeight w:val="296"/>
          <w:jc w:val="center"/>
        </w:trPr>
        <w:tc>
          <w:tcPr>
            <w:tcW w:w="2362" w:type="dxa"/>
            <w:tcBorders>
              <w:top w:val="single" w:sz="4" w:space="0" w:color="auto"/>
              <w:bottom w:val="single" w:sz="4" w:space="0" w:color="auto"/>
            </w:tcBorders>
          </w:tcPr>
          <w:p w14:paraId="39E7E87B" w14:textId="796467ED" w:rsidR="005E2109" w:rsidRPr="00620E11" w:rsidRDefault="005E2109" w:rsidP="00620E11">
            <w:pPr>
              <w:pStyle w:val="NRELTableContent"/>
              <w:keepNext/>
              <w:rPr>
                <w:rStyle w:val="normaltextrun"/>
                <w:b/>
                <w:color w:val="auto"/>
              </w:rPr>
            </w:pPr>
            <w:r w:rsidRPr="00620E11">
              <w:rPr>
                <w:rStyle w:val="normaltextrun"/>
                <w:b/>
                <w:color w:val="auto"/>
              </w:rPr>
              <w:t>End Use</w:t>
            </w:r>
            <w:r w:rsidRPr="00620E11">
              <w:rPr>
                <w:rStyle w:val="normaltextrun"/>
                <w:b/>
                <w:bCs w:val="0"/>
                <w:color w:val="auto"/>
              </w:rPr>
              <w:t>/</w:t>
            </w:r>
            <w:r w:rsidRPr="00620E11">
              <w:rPr>
                <w:rStyle w:val="normaltextrun"/>
                <w:b/>
                <w:color w:val="auto"/>
              </w:rPr>
              <w:t>Fuel Type</w:t>
            </w:r>
          </w:p>
        </w:tc>
        <w:tc>
          <w:tcPr>
            <w:tcW w:w="2362" w:type="dxa"/>
            <w:tcBorders>
              <w:top w:val="single" w:sz="4" w:space="0" w:color="auto"/>
              <w:bottom w:val="single" w:sz="4" w:space="0" w:color="auto"/>
            </w:tcBorders>
          </w:tcPr>
          <w:p w14:paraId="10CE92EC" w14:textId="77777777" w:rsidR="005E2109" w:rsidRPr="00620E11" w:rsidRDefault="005E2109" w:rsidP="00620E11">
            <w:pPr>
              <w:pStyle w:val="NRELTableContent"/>
              <w:keepNext/>
              <w:rPr>
                <w:rStyle w:val="normaltextrun"/>
                <w:b/>
                <w:color w:val="auto"/>
              </w:rPr>
            </w:pPr>
            <w:r w:rsidRPr="00620E11">
              <w:rPr>
                <w:rStyle w:val="normaltextrun"/>
                <w:b/>
                <w:color w:val="auto"/>
              </w:rPr>
              <w:t>Percent Savings (All Buildings)</w:t>
            </w:r>
          </w:p>
        </w:tc>
        <w:tc>
          <w:tcPr>
            <w:tcW w:w="2836" w:type="dxa"/>
            <w:tcBorders>
              <w:top w:val="single" w:sz="4" w:space="0" w:color="auto"/>
              <w:bottom w:val="single" w:sz="4" w:space="0" w:color="auto"/>
            </w:tcBorders>
          </w:tcPr>
          <w:p w14:paraId="5FE73236" w14:textId="77777777" w:rsidR="005E2109" w:rsidRPr="00620E11" w:rsidRDefault="005E2109" w:rsidP="00620E11">
            <w:pPr>
              <w:pStyle w:val="NRELTableContent"/>
              <w:keepNext/>
              <w:rPr>
                <w:rStyle w:val="normaltextrun"/>
                <w:b/>
                <w:color w:val="auto"/>
              </w:rPr>
            </w:pPr>
            <w:r w:rsidRPr="00620E11">
              <w:rPr>
                <w:rStyle w:val="normaltextrun"/>
                <w:b/>
                <w:color w:val="auto"/>
              </w:rPr>
              <w:t>Percent Savings (Applicable Buildings Only)</w:t>
            </w:r>
          </w:p>
        </w:tc>
        <w:tc>
          <w:tcPr>
            <w:tcW w:w="1888" w:type="dxa"/>
            <w:tcBorders>
              <w:top w:val="single" w:sz="4" w:space="0" w:color="auto"/>
              <w:bottom w:val="single" w:sz="4" w:space="0" w:color="auto"/>
            </w:tcBorders>
          </w:tcPr>
          <w:p w14:paraId="437E3096" w14:textId="20B7593C" w:rsidR="005E2109" w:rsidRPr="00620E11" w:rsidRDefault="005E2109" w:rsidP="00620E11">
            <w:pPr>
              <w:pStyle w:val="NRELTableContent"/>
              <w:keepNext/>
              <w:rPr>
                <w:rStyle w:val="normaltextrun"/>
                <w:b/>
                <w:color w:val="auto"/>
              </w:rPr>
            </w:pPr>
            <w:r w:rsidRPr="00620E11">
              <w:rPr>
                <w:rStyle w:val="normaltextrun"/>
                <w:b/>
                <w:color w:val="auto"/>
              </w:rPr>
              <w:t>Absolute Savings (</w:t>
            </w:r>
            <w:r w:rsidR="00892057" w:rsidRPr="00620E11">
              <w:rPr>
                <w:rStyle w:val="normaltextrun"/>
                <w:b/>
                <w:color w:val="auto"/>
              </w:rPr>
              <w:t>Million USD, 2022</w:t>
            </w:r>
            <w:r w:rsidRPr="00620E11">
              <w:rPr>
                <w:rStyle w:val="normaltextrun"/>
                <w:b/>
                <w:color w:val="auto"/>
              </w:rPr>
              <w:t>)</w:t>
            </w:r>
          </w:p>
        </w:tc>
      </w:tr>
      <w:tr w:rsidR="00915A6C" w:rsidRPr="00915A6C" w14:paraId="4E1A5219" w14:textId="77777777" w:rsidTr="00620E11">
        <w:trPr>
          <w:trHeight w:val="296"/>
          <w:jc w:val="center"/>
        </w:trPr>
        <w:tc>
          <w:tcPr>
            <w:tcW w:w="2362" w:type="dxa"/>
            <w:tcBorders>
              <w:top w:val="single" w:sz="4" w:space="0" w:color="auto"/>
            </w:tcBorders>
            <w:shd w:val="clear" w:color="auto" w:fill="D3DFEE"/>
            <w:hideMark/>
          </w:tcPr>
          <w:p w14:paraId="2CF921E8" w14:textId="5BAF86D1" w:rsidR="005E2109" w:rsidRPr="00915A6C" w:rsidRDefault="00174C15" w:rsidP="00620E11">
            <w:pPr>
              <w:pStyle w:val="NRELTableContent"/>
              <w:keepNext/>
              <w:rPr>
                <w:rStyle w:val="normaltextrun"/>
                <w:rFonts w:ascii="Times New Roman" w:hAnsi="Times New Roman" w:cs="Times New Roman"/>
                <w:bCs w:val="0"/>
                <w:color w:val="auto"/>
                <w:sz w:val="24"/>
                <w:szCs w:val="24"/>
              </w:rPr>
            </w:pPr>
            <w:r w:rsidRPr="00620E11">
              <w:rPr>
                <w:rStyle w:val="normaltextrun"/>
              </w:rPr>
              <w:t>Electricity</w:t>
            </w:r>
            <w:r w:rsidR="005E2109" w:rsidRPr="00620E11">
              <w:rPr>
                <w:rStyle w:val="normaltextrun"/>
              </w:rPr>
              <w:t> </w:t>
            </w:r>
          </w:p>
        </w:tc>
        <w:tc>
          <w:tcPr>
            <w:tcW w:w="2362" w:type="dxa"/>
            <w:tcBorders>
              <w:top w:val="single" w:sz="4" w:space="0" w:color="auto"/>
            </w:tcBorders>
            <w:shd w:val="clear" w:color="auto" w:fill="D3DFEE"/>
          </w:tcPr>
          <w:p w14:paraId="6C968610" w14:textId="47395E59" w:rsidR="005E2109" w:rsidRPr="00915A6C" w:rsidRDefault="004F2949" w:rsidP="00620E11">
            <w:pPr>
              <w:pStyle w:val="NRELTableContent"/>
              <w:keepNext/>
            </w:pPr>
            <w:r>
              <w:t>1.0</w:t>
            </w:r>
            <w:r w:rsidR="00250602">
              <w:t>%</w:t>
            </w:r>
          </w:p>
        </w:tc>
        <w:tc>
          <w:tcPr>
            <w:tcW w:w="2836" w:type="dxa"/>
            <w:tcBorders>
              <w:top w:val="single" w:sz="4" w:space="0" w:color="auto"/>
            </w:tcBorders>
            <w:shd w:val="clear" w:color="auto" w:fill="D3DFEE"/>
          </w:tcPr>
          <w:p w14:paraId="65A20A46" w14:textId="3DE55D1D" w:rsidR="005E2109" w:rsidRPr="00915A6C" w:rsidRDefault="00250602" w:rsidP="00620E11">
            <w:pPr>
              <w:pStyle w:val="NRELTableContent"/>
              <w:keepNext/>
            </w:pPr>
            <w:r>
              <w:t>1.2%</w:t>
            </w:r>
          </w:p>
        </w:tc>
        <w:tc>
          <w:tcPr>
            <w:tcW w:w="1888" w:type="dxa"/>
            <w:tcBorders>
              <w:top w:val="single" w:sz="4" w:space="0" w:color="auto"/>
            </w:tcBorders>
            <w:shd w:val="clear" w:color="auto" w:fill="D3DFEE"/>
          </w:tcPr>
          <w:p w14:paraId="14710004" w14:textId="5085DBC9" w:rsidR="005E2109" w:rsidRPr="00915A6C" w:rsidRDefault="004F2949" w:rsidP="00620E11">
            <w:pPr>
              <w:pStyle w:val="NRELTableContent"/>
              <w:keepNext/>
            </w:pPr>
            <w:r>
              <w:t>1</w:t>
            </w:r>
          </w:p>
        </w:tc>
      </w:tr>
      <w:tr w:rsidR="004F2949" w:rsidRPr="00915A6C" w14:paraId="3787FDE3" w14:textId="77777777" w:rsidTr="00620E11">
        <w:trPr>
          <w:trHeight w:val="296"/>
          <w:jc w:val="center"/>
        </w:trPr>
        <w:tc>
          <w:tcPr>
            <w:tcW w:w="2362" w:type="dxa"/>
            <w:hideMark/>
          </w:tcPr>
          <w:p w14:paraId="62CC6F35" w14:textId="1BF3F526" w:rsidR="004F2949" w:rsidRPr="00620E11" w:rsidRDefault="004F2949" w:rsidP="004F2949">
            <w:pPr>
              <w:pStyle w:val="NRELTableContent"/>
              <w:keepNext/>
              <w:rPr>
                <w:rStyle w:val="normaltextrun"/>
              </w:rPr>
            </w:pPr>
            <w:r w:rsidRPr="00620E11">
              <w:rPr>
                <w:rStyle w:val="normaltextrun"/>
              </w:rPr>
              <w:t xml:space="preserve">Natural </w:t>
            </w:r>
            <w:r>
              <w:rPr>
                <w:rStyle w:val="normaltextrun"/>
              </w:rPr>
              <w:t>g</w:t>
            </w:r>
            <w:r w:rsidRPr="00620E11">
              <w:rPr>
                <w:rStyle w:val="normaltextrun"/>
              </w:rPr>
              <w:t>as</w:t>
            </w:r>
          </w:p>
        </w:tc>
        <w:tc>
          <w:tcPr>
            <w:tcW w:w="2362" w:type="dxa"/>
          </w:tcPr>
          <w:p w14:paraId="57D33432" w14:textId="1E048B13" w:rsidR="004F2949" w:rsidRPr="00915A6C" w:rsidRDefault="004F2949" w:rsidP="004F2949">
            <w:pPr>
              <w:pStyle w:val="NRELTableContent"/>
              <w:keepNext/>
            </w:pPr>
            <w:r>
              <w:t>0.0%</w:t>
            </w:r>
          </w:p>
        </w:tc>
        <w:tc>
          <w:tcPr>
            <w:tcW w:w="2836" w:type="dxa"/>
          </w:tcPr>
          <w:p w14:paraId="5C864A3D" w14:textId="2F580EFA" w:rsidR="004F2949" w:rsidRPr="00915A6C" w:rsidRDefault="004F2949" w:rsidP="004F2949">
            <w:pPr>
              <w:pStyle w:val="NRELTableContent"/>
              <w:keepNext/>
            </w:pPr>
            <w:r>
              <w:t>0.0%</w:t>
            </w:r>
          </w:p>
        </w:tc>
        <w:tc>
          <w:tcPr>
            <w:tcW w:w="1888" w:type="dxa"/>
          </w:tcPr>
          <w:p w14:paraId="26DAEB77" w14:textId="4D742CB2" w:rsidR="004F2949" w:rsidRPr="00915A6C" w:rsidRDefault="007C7AEE" w:rsidP="004F2949">
            <w:pPr>
              <w:pStyle w:val="NRELTableContent"/>
              <w:keepNext/>
            </w:pPr>
            <w:r>
              <w:t>0</w:t>
            </w:r>
          </w:p>
        </w:tc>
      </w:tr>
      <w:tr w:rsidR="004F2949" w:rsidRPr="00915A6C" w14:paraId="2AE029C5" w14:textId="77777777" w:rsidTr="00620E11">
        <w:trPr>
          <w:trHeight w:val="296"/>
          <w:jc w:val="center"/>
        </w:trPr>
        <w:tc>
          <w:tcPr>
            <w:tcW w:w="2362" w:type="dxa"/>
            <w:shd w:val="clear" w:color="auto" w:fill="D3DFEE"/>
            <w:hideMark/>
          </w:tcPr>
          <w:p w14:paraId="7723B624" w14:textId="791064A1" w:rsidR="004F2949" w:rsidRPr="00620E11" w:rsidRDefault="004F2949" w:rsidP="004F2949">
            <w:pPr>
              <w:pStyle w:val="NRELTableContent"/>
              <w:keepNext/>
              <w:rPr>
                <w:rStyle w:val="normaltextrun"/>
              </w:rPr>
            </w:pPr>
            <w:r w:rsidRPr="00620E11">
              <w:rPr>
                <w:rStyle w:val="normaltextrun"/>
              </w:rPr>
              <w:t xml:space="preserve">Fuel </w:t>
            </w:r>
            <w:r>
              <w:rPr>
                <w:rStyle w:val="normaltextrun"/>
              </w:rPr>
              <w:t>o</w:t>
            </w:r>
            <w:r w:rsidRPr="00620E11">
              <w:rPr>
                <w:rStyle w:val="normaltextrun"/>
              </w:rPr>
              <w:t>il</w:t>
            </w:r>
          </w:p>
        </w:tc>
        <w:tc>
          <w:tcPr>
            <w:tcW w:w="2362" w:type="dxa"/>
            <w:shd w:val="clear" w:color="auto" w:fill="D3DFEE"/>
          </w:tcPr>
          <w:p w14:paraId="300F8AA0" w14:textId="5BD2B47F" w:rsidR="004F2949" w:rsidRPr="00915A6C" w:rsidRDefault="004F2949" w:rsidP="004F2949">
            <w:pPr>
              <w:pStyle w:val="NRELTableContent"/>
              <w:keepNext/>
            </w:pPr>
            <w:r>
              <w:t>0.0%</w:t>
            </w:r>
          </w:p>
        </w:tc>
        <w:tc>
          <w:tcPr>
            <w:tcW w:w="2836" w:type="dxa"/>
            <w:shd w:val="clear" w:color="auto" w:fill="D3DFEE"/>
          </w:tcPr>
          <w:p w14:paraId="5F45E63A" w14:textId="3D636452" w:rsidR="004F2949" w:rsidRPr="00915A6C" w:rsidRDefault="004F2949" w:rsidP="004F2949">
            <w:pPr>
              <w:pStyle w:val="NRELTableContent"/>
              <w:keepNext/>
            </w:pPr>
            <w:r>
              <w:t>0.0%</w:t>
            </w:r>
          </w:p>
        </w:tc>
        <w:tc>
          <w:tcPr>
            <w:tcW w:w="1888" w:type="dxa"/>
            <w:shd w:val="clear" w:color="auto" w:fill="D3DFEE"/>
          </w:tcPr>
          <w:p w14:paraId="179E3190" w14:textId="3F855B5D" w:rsidR="004F2949" w:rsidRPr="00915A6C" w:rsidRDefault="007C7AEE" w:rsidP="004F2949">
            <w:pPr>
              <w:pStyle w:val="NRELTableContent"/>
              <w:keepNext/>
            </w:pPr>
            <w:r>
              <w:t>0</w:t>
            </w:r>
          </w:p>
        </w:tc>
      </w:tr>
      <w:tr w:rsidR="004F2949" w:rsidRPr="00915A6C" w14:paraId="1256406B" w14:textId="77777777" w:rsidTr="00620E11">
        <w:trPr>
          <w:trHeight w:val="296"/>
          <w:jc w:val="center"/>
        </w:trPr>
        <w:tc>
          <w:tcPr>
            <w:tcW w:w="2362" w:type="dxa"/>
          </w:tcPr>
          <w:p w14:paraId="3225A914" w14:textId="27E9EBD8" w:rsidR="004F2949" w:rsidRPr="00620E11" w:rsidRDefault="004F2949" w:rsidP="004F2949">
            <w:pPr>
              <w:pStyle w:val="NRELTableContent"/>
              <w:rPr>
                <w:rStyle w:val="normaltextrun"/>
              </w:rPr>
            </w:pPr>
            <w:r w:rsidRPr="00620E11">
              <w:rPr>
                <w:rStyle w:val="normaltextrun"/>
              </w:rPr>
              <w:t>Propane</w:t>
            </w:r>
          </w:p>
        </w:tc>
        <w:tc>
          <w:tcPr>
            <w:tcW w:w="2362" w:type="dxa"/>
          </w:tcPr>
          <w:p w14:paraId="69D4406D" w14:textId="5D4D96FB" w:rsidR="004F2949" w:rsidRPr="00915A6C" w:rsidRDefault="004F2949" w:rsidP="004F2949">
            <w:pPr>
              <w:pStyle w:val="NRELTableContent"/>
            </w:pPr>
            <w:r>
              <w:t>0.0%</w:t>
            </w:r>
          </w:p>
        </w:tc>
        <w:tc>
          <w:tcPr>
            <w:tcW w:w="2836" w:type="dxa"/>
          </w:tcPr>
          <w:p w14:paraId="0EB87F7A" w14:textId="04A5FE51" w:rsidR="004F2949" w:rsidRPr="00915A6C" w:rsidRDefault="004F2949" w:rsidP="004F2949">
            <w:pPr>
              <w:pStyle w:val="NRELTableContent"/>
            </w:pPr>
            <w:r>
              <w:t>0.0%</w:t>
            </w:r>
          </w:p>
        </w:tc>
        <w:tc>
          <w:tcPr>
            <w:tcW w:w="1888" w:type="dxa"/>
          </w:tcPr>
          <w:p w14:paraId="56FF11AF" w14:textId="24D8D7F9" w:rsidR="004F2949" w:rsidRPr="00915A6C" w:rsidRDefault="007C7AEE" w:rsidP="004F2949">
            <w:pPr>
              <w:pStyle w:val="NRELTableContent"/>
            </w:pPr>
            <w:r>
              <w:t>0</w:t>
            </w:r>
          </w:p>
        </w:tc>
      </w:tr>
      <w:tr w:rsidR="00915A6C" w:rsidRPr="00915A6C" w14:paraId="30D6C7B1" w14:textId="77777777" w:rsidTr="00620E11">
        <w:trPr>
          <w:trHeight w:val="296"/>
          <w:jc w:val="center"/>
        </w:trPr>
        <w:tc>
          <w:tcPr>
            <w:tcW w:w="2362" w:type="dxa"/>
            <w:tcBorders>
              <w:bottom w:val="single" w:sz="4" w:space="0" w:color="auto"/>
            </w:tcBorders>
            <w:shd w:val="clear" w:color="auto" w:fill="D3DFEE"/>
          </w:tcPr>
          <w:p w14:paraId="0C7112CF" w14:textId="340B3495" w:rsidR="00827A56" w:rsidRPr="00620E11" w:rsidRDefault="00827A56" w:rsidP="00915A6C">
            <w:pPr>
              <w:pStyle w:val="NRELTableContent"/>
              <w:rPr>
                <w:rStyle w:val="normaltextrun"/>
              </w:rPr>
            </w:pPr>
            <w:r w:rsidRPr="00620E11">
              <w:rPr>
                <w:rStyle w:val="normaltextrun"/>
              </w:rPr>
              <w:t>Total</w:t>
            </w:r>
          </w:p>
        </w:tc>
        <w:tc>
          <w:tcPr>
            <w:tcW w:w="2362" w:type="dxa"/>
            <w:tcBorders>
              <w:bottom w:val="single" w:sz="4" w:space="0" w:color="auto"/>
            </w:tcBorders>
            <w:shd w:val="clear" w:color="auto" w:fill="D3DFEE"/>
          </w:tcPr>
          <w:p w14:paraId="68EB4B11" w14:textId="759744DA" w:rsidR="00827A56" w:rsidRPr="00915A6C" w:rsidRDefault="00250602" w:rsidP="00915A6C">
            <w:pPr>
              <w:pStyle w:val="NRELTableContent"/>
            </w:pPr>
            <w:r>
              <w:t>0.8%</w:t>
            </w:r>
          </w:p>
        </w:tc>
        <w:tc>
          <w:tcPr>
            <w:tcW w:w="2836" w:type="dxa"/>
            <w:tcBorders>
              <w:bottom w:val="single" w:sz="4" w:space="0" w:color="auto"/>
            </w:tcBorders>
            <w:shd w:val="clear" w:color="auto" w:fill="D3DFEE"/>
          </w:tcPr>
          <w:p w14:paraId="25ABAA09" w14:textId="1DFE91B2" w:rsidR="00827A56" w:rsidRPr="00915A6C" w:rsidRDefault="00250602" w:rsidP="00915A6C">
            <w:pPr>
              <w:pStyle w:val="NRELTableContent"/>
            </w:pPr>
            <w:r>
              <w:t>1.</w:t>
            </w:r>
            <w:r w:rsidR="007B18B0">
              <w:t>0%</w:t>
            </w:r>
          </w:p>
        </w:tc>
        <w:tc>
          <w:tcPr>
            <w:tcW w:w="1888" w:type="dxa"/>
            <w:tcBorders>
              <w:bottom w:val="single" w:sz="4" w:space="0" w:color="auto"/>
            </w:tcBorders>
            <w:shd w:val="clear" w:color="auto" w:fill="D3DFEE"/>
          </w:tcPr>
          <w:p w14:paraId="45A6F376" w14:textId="5B1956D5" w:rsidR="00827A56" w:rsidRPr="00915A6C" w:rsidRDefault="00250602" w:rsidP="00915A6C">
            <w:pPr>
              <w:pStyle w:val="NRELTableContent"/>
            </w:pPr>
            <w:r>
              <w:t>1</w:t>
            </w:r>
          </w:p>
        </w:tc>
      </w:tr>
    </w:tbl>
    <w:p w14:paraId="72A8606C" w14:textId="77777777" w:rsidR="002C3E56" w:rsidRPr="002C3E56" w:rsidRDefault="002C3E56" w:rsidP="002C3E56"/>
    <w:p w14:paraId="3F57B24E" w14:textId="77777777" w:rsidR="002C3E56" w:rsidRPr="002C3E56" w:rsidRDefault="002C3E56" w:rsidP="002C3E56"/>
    <w:p w14:paraId="205F931B" w14:textId="0113E0EC" w:rsidR="00456012" w:rsidRDefault="00B07A10" w:rsidP="00456012">
      <w:pPr>
        <w:pStyle w:val="NRELHead01NotinTOC"/>
      </w:pPr>
      <w:r w:rsidRPr="000978B5">
        <w:br w:type="page"/>
      </w:r>
      <w:bookmarkStart w:id="35" w:name="_Toc291051268"/>
      <w:r w:rsidR="00456012">
        <w:lastRenderedPageBreak/>
        <w:t>Table of Contents</w:t>
      </w:r>
    </w:p>
    <w:p w14:paraId="23A1B5EB" w14:textId="43C36028" w:rsidR="001C386A" w:rsidRDefault="005E4DF8">
      <w:pPr>
        <w:pStyle w:val="TOC1"/>
        <w:rPr>
          <w:rFonts w:asciiTheme="minorHAnsi" w:eastAsiaTheme="minorEastAsia" w:hAnsiTheme="minorHAnsi" w:cstheme="minorBidi"/>
          <w:b w:val="0"/>
          <w:noProof/>
          <w:color w:val="auto"/>
          <w:kern w:val="2"/>
          <w:sz w:val="24"/>
          <w:szCs w:val="24"/>
          <w14:ligatures w14:val="standardContextual"/>
        </w:rPr>
      </w:pPr>
      <w:r>
        <w:rPr>
          <w:b w:val="0"/>
        </w:rPr>
        <w:fldChar w:fldCharType="begin"/>
      </w:r>
      <w:r>
        <w:rPr>
          <w:b w:val="0"/>
        </w:rPr>
        <w:instrText xml:space="preserve"> TOC \o "2-2" \h \z \t "Heading 1,1,NREL_Head_01,1,NREL_Head_01_Numbered,1,NREL_Head_01_Appendix,1" </w:instrText>
      </w:r>
      <w:r>
        <w:rPr>
          <w:b w:val="0"/>
        </w:rPr>
        <w:fldChar w:fldCharType="separate"/>
      </w:r>
      <w:hyperlink w:anchor="_Toc187938234" w:history="1">
        <w:r w:rsidR="001C386A" w:rsidRPr="003B0C5F">
          <w:rPr>
            <w:rStyle w:val="Hyperlink"/>
            <w:noProof/>
          </w:rPr>
          <w:t>Executive Summary</w:t>
        </w:r>
        <w:r w:rsidR="001C386A">
          <w:rPr>
            <w:noProof/>
            <w:webHidden/>
          </w:rPr>
          <w:tab/>
        </w:r>
        <w:r w:rsidR="001C386A">
          <w:rPr>
            <w:noProof/>
            <w:webHidden/>
          </w:rPr>
          <w:fldChar w:fldCharType="begin"/>
        </w:r>
        <w:r w:rsidR="001C386A">
          <w:rPr>
            <w:noProof/>
            <w:webHidden/>
          </w:rPr>
          <w:instrText xml:space="preserve"> PAGEREF _Toc187938234 \h </w:instrText>
        </w:r>
        <w:r w:rsidR="001C386A">
          <w:rPr>
            <w:noProof/>
            <w:webHidden/>
          </w:rPr>
        </w:r>
        <w:r w:rsidR="001C386A">
          <w:rPr>
            <w:noProof/>
            <w:webHidden/>
          </w:rPr>
          <w:fldChar w:fldCharType="separate"/>
        </w:r>
        <w:r w:rsidR="001C386A">
          <w:rPr>
            <w:noProof/>
            <w:webHidden/>
          </w:rPr>
          <w:t>v</w:t>
        </w:r>
        <w:r w:rsidR="001C386A">
          <w:rPr>
            <w:noProof/>
            <w:webHidden/>
          </w:rPr>
          <w:fldChar w:fldCharType="end"/>
        </w:r>
      </w:hyperlink>
    </w:p>
    <w:p w14:paraId="0DCCAF72" w14:textId="1FDEC638" w:rsidR="001C386A" w:rsidRDefault="001C386A">
      <w:pPr>
        <w:pStyle w:val="TOC1"/>
        <w:rPr>
          <w:rFonts w:asciiTheme="minorHAnsi" w:eastAsiaTheme="minorEastAsia" w:hAnsiTheme="minorHAnsi" w:cstheme="minorBidi"/>
          <w:b w:val="0"/>
          <w:noProof/>
          <w:color w:val="auto"/>
          <w:kern w:val="2"/>
          <w:sz w:val="24"/>
          <w:szCs w:val="24"/>
          <w14:ligatures w14:val="standardContextual"/>
        </w:rPr>
      </w:pPr>
      <w:hyperlink w:anchor="_Toc187938235" w:history="1">
        <w:r w:rsidRPr="003B0C5F">
          <w:rPr>
            <w:rStyle w:val="Hyperlink"/>
            <w:noProof/>
          </w:rPr>
          <w:t>1</w:t>
        </w:r>
        <w:r>
          <w:rPr>
            <w:rFonts w:asciiTheme="minorHAnsi" w:eastAsiaTheme="minorEastAsia" w:hAnsiTheme="minorHAnsi" w:cstheme="minorBidi"/>
            <w:b w:val="0"/>
            <w:noProof/>
            <w:color w:val="auto"/>
            <w:kern w:val="2"/>
            <w:sz w:val="24"/>
            <w:szCs w:val="24"/>
            <w14:ligatures w14:val="standardContextual"/>
          </w:rPr>
          <w:tab/>
        </w:r>
        <w:r w:rsidRPr="003B0C5F">
          <w:rPr>
            <w:rStyle w:val="Hyperlink"/>
            <w:noProof/>
          </w:rPr>
          <w:t>Technology Summary</w:t>
        </w:r>
        <w:r>
          <w:rPr>
            <w:noProof/>
            <w:webHidden/>
          </w:rPr>
          <w:tab/>
        </w:r>
        <w:r>
          <w:rPr>
            <w:noProof/>
            <w:webHidden/>
          </w:rPr>
          <w:fldChar w:fldCharType="begin"/>
        </w:r>
        <w:r>
          <w:rPr>
            <w:noProof/>
            <w:webHidden/>
          </w:rPr>
          <w:instrText xml:space="preserve"> PAGEREF _Toc187938235 \h </w:instrText>
        </w:r>
        <w:r>
          <w:rPr>
            <w:noProof/>
            <w:webHidden/>
          </w:rPr>
        </w:r>
        <w:r>
          <w:rPr>
            <w:noProof/>
            <w:webHidden/>
          </w:rPr>
          <w:fldChar w:fldCharType="separate"/>
        </w:r>
        <w:r>
          <w:rPr>
            <w:noProof/>
            <w:webHidden/>
          </w:rPr>
          <w:t>1</w:t>
        </w:r>
        <w:r>
          <w:rPr>
            <w:noProof/>
            <w:webHidden/>
          </w:rPr>
          <w:fldChar w:fldCharType="end"/>
        </w:r>
      </w:hyperlink>
    </w:p>
    <w:p w14:paraId="00736F4D" w14:textId="5D17AE79"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36" w:history="1">
        <w:r w:rsidRPr="003B0C5F">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Grid-Interactive Efficient Buildings With Demand Flexibility</w:t>
        </w:r>
        <w:r>
          <w:rPr>
            <w:noProof/>
            <w:webHidden/>
          </w:rPr>
          <w:tab/>
        </w:r>
        <w:r>
          <w:rPr>
            <w:noProof/>
            <w:webHidden/>
          </w:rPr>
          <w:fldChar w:fldCharType="begin"/>
        </w:r>
        <w:r>
          <w:rPr>
            <w:noProof/>
            <w:webHidden/>
          </w:rPr>
          <w:instrText xml:space="preserve"> PAGEREF _Toc187938236 \h </w:instrText>
        </w:r>
        <w:r>
          <w:rPr>
            <w:noProof/>
            <w:webHidden/>
          </w:rPr>
        </w:r>
        <w:r>
          <w:rPr>
            <w:noProof/>
            <w:webHidden/>
          </w:rPr>
          <w:fldChar w:fldCharType="separate"/>
        </w:r>
        <w:r>
          <w:rPr>
            <w:noProof/>
            <w:webHidden/>
          </w:rPr>
          <w:t>1</w:t>
        </w:r>
        <w:r>
          <w:rPr>
            <w:noProof/>
            <w:webHidden/>
          </w:rPr>
          <w:fldChar w:fldCharType="end"/>
        </w:r>
      </w:hyperlink>
    </w:p>
    <w:p w14:paraId="67818A01" w14:textId="75866986"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37" w:history="1">
        <w:r w:rsidRPr="003B0C5F">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Lighting Control Strategies for Demand Flexibility</w:t>
        </w:r>
        <w:r>
          <w:rPr>
            <w:noProof/>
            <w:webHidden/>
          </w:rPr>
          <w:tab/>
        </w:r>
        <w:r>
          <w:rPr>
            <w:noProof/>
            <w:webHidden/>
          </w:rPr>
          <w:fldChar w:fldCharType="begin"/>
        </w:r>
        <w:r>
          <w:rPr>
            <w:noProof/>
            <w:webHidden/>
          </w:rPr>
          <w:instrText xml:space="preserve"> PAGEREF _Toc187938237 \h </w:instrText>
        </w:r>
        <w:r>
          <w:rPr>
            <w:noProof/>
            <w:webHidden/>
          </w:rPr>
        </w:r>
        <w:r>
          <w:rPr>
            <w:noProof/>
            <w:webHidden/>
          </w:rPr>
          <w:fldChar w:fldCharType="separate"/>
        </w:r>
        <w:r>
          <w:rPr>
            <w:noProof/>
            <w:webHidden/>
          </w:rPr>
          <w:t>1</w:t>
        </w:r>
        <w:r>
          <w:rPr>
            <w:noProof/>
            <w:webHidden/>
          </w:rPr>
          <w:fldChar w:fldCharType="end"/>
        </w:r>
      </w:hyperlink>
    </w:p>
    <w:p w14:paraId="6F982892" w14:textId="49017360" w:rsidR="001C386A" w:rsidRDefault="001C386A">
      <w:pPr>
        <w:pStyle w:val="TOC1"/>
        <w:rPr>
          <w:rFonts w:asciiTheme="minorHAnsi" w:eastAsiaTheme="minorEastAsia" w:hAnsiTheme="minorHAnsi" w:cstheme="minorBidi"/>
          <w:b w:val="0"/>
          <w:noProof/>
          <w:color w:val="auto"/>
          <w:kern w:val="2"/>
          <w:sz w:val="24"/>
          <w:szCs w:val="24"/>
          <w14:ligatures w14:val="standardContextual"/>
        </w:rPr>
      </w:pPr>
      <w:hyperlink w:anchor="_Toc187938238" w:history="1">
        <w:r w:rsidRPr="003B0C5F">
          <w:rPr>
            <w:rStyle w:val="Hyperlink"/>
            <w:noProof/>
          </w:rPr>
          <w:t>2</w:t>
        </w:r>
        <w:r>
          <w:rPr>
            <w:rFonts w:asciiTheme="minorHAnsi" w:eastAsiaTheme="minorEastAsia" w:hAnsiTheme="minorHAnsi" w:cstheme="minorBidi"/>
            <w:b w:val="0"/>
            <w:noProof/>
            <w:color w:val="auto"/>
            <w:kern w:val="2"/>
            <w:sz w:val="24"/>
            <w:szCs w:val="24"/>
            <w14:ligatures w14:val="standardContextual"/>
          </w:rPr>
          <w:tab/>
        </w:r>
        <w:r w:rsidRPr="003B0C5F">
          <w:rPr>
            <w:rStyle w:val="Hyperlink"/>
            <w:noProof/>
          </w:rPr>
          <w:t>ComStock Baseline Approach</w:t>
        </w:r>
        <w:r>
          <w:rPr>
            <w:noProof/>
            <w:webHidden/>
          </w:rPr>
          <w:tab/>
        </w:r>
        <w:r>
          <w:rPr>
            <w:noProof/>
            <w:webHidden/>
          </w:rPr>
          <w:fldChar w:fldCharType="begin"/>
        </w:r>
        <w:r>
          <w:rPr>
            <w:noProof/>
            <w:webHidden/>
          </w:rPr>
          <w:instrText xml:space="preserve"> PAGEREF _Toc187938238 \h </w:instrText>
        </w:r>
        <w:r>
          <w:rPr>
            <w:noProof/>
            <w:webHidden/>
          </w:rPr>
        </w:r>
        <w:r>
          <w:rPr>
            <w:noProof/>
            <w:webHidden/>
          </w:rPr>
          <w:fldChar w:fldCharType="separate"/>
        </w:r>
        <w:r>
          <w:rPr>
            <w:noProof/>
            <w:webHidden/>
          </w:rPr>
          <w:t>4</w:t>
        </w:r>
        <w:r>
          <w:rPr>
            <w:noProof/>
            <w:webHidden/>
          </w:rPr>
          <w:fldChar w:fldCharType="end"/>
        </w:r>
      </w:hyperlink>
    </w:p>
    <w:p w14:paraId="3B595709" w14:textId="75022078" w:rsidR="001C386A" w:rsidRDefault="001C386A">
      <w:pPr>
        <w:pStyle w:val="TOC1"/>
        <w:rPr>
          <w:rFonts w:asciiTheme="minorHAnsi" w:eastAsiaTheme="minorEastAsia" w:hAnsiTheme="minorHAnsi" w:cstheme="minorBidi"/>
          <w:b w:val="0"/>
          <w:noProof/>
          <w:color w:val="auto"/>
          <w:kern w:val="2"/>
          <w:sz w:val="24"/>
          <w:szCs w:val="24"/>
          <w14:ligatures w14:val="standardContextual"/>
        </w:rPr>
      </w:pPr>
      <w:hyperlink w:anchor="_Toc187938239" w:history="1">
        <w:r w:rsidRPr="003B0C5F">
          <w:rPr>
            <w:rStyle w:val="Hyperlink"/>
            <w:noProof/>
          </w:rPr>
          <w:t>3</w:t>
        </w:r>
        <w:r>
          <w:rPr>
            <w:rFonts w:asciiTheme="minorHAnsi" w:eastAsiaTheme="minorEastAsia" w:hAnsiTheme="minorHAnsi" w:cstheme="minorBidi"/>
            <w:b w:val="0"/>
            <w:noProof/>
            <w:color w:val="auto"/>
            <w:kern w:val="2"/>
            <w:sz w:val="24"/>
            <w:szCs w:val="24"/>
            <w14:ligatures w14:val="standardContextual"/>
          </w:rPr>
          <w:tab/>
        </w:r>
        <w:r w:rsidRPr="003B0C5F">
          <w:rPr>
            <w:rStyle w:val="Hyperlink"/>
            <w:noProof/>
          </w:rPr>
          <w:t>Modeling Approach</w:t>
        </w:r>
        <w:r>
          <w:rPr>
            <w:noProof/>
            <w:webHidden/>
          </w:rPr>
          <w:tab/>
        </w:r>
        <w:r>
          <w:rPr>
            <w:noProof/>
            <w:webHidden/>
          </w:rPr>
          <w:fldChar w:fldCharType="begin"/>
        </w:r>
        <w:r>
          <w:rPr>
            <w:noProof/>
            <w:webHidden/>
          </w:rPr>
          <w:instrText xml:space="preserve"> PAGEREF _Toc187938239 \h </w:instrText>
        </w:r>
        <w:r>
          <w:rPr>
            <w:noProof/>
            <w:webHidden/>
          </w:rPr>
        </w:r>
        <w:r>
          <w:rPr>
            <w:noProof/>
            <w:webHidden/>
          </w:rPr>
          <w:fldChar w:fldCharType="separate"/>
        </w:r>
        <w:r>
          <w:rPr>
            <w:noProof/>
            <w:webHidden/>
          </w:rPr>
          <w:t>8</w:t>
        </w:r>
        <w:r>
          <w:rPr>
            <w:noProof/>
            <w:webHidden/>
          </w:rPr>
          <w:fldChar w:fldCharType="end"/>
        </w:r>
      </w:hyperlink>
    </w:p>
    <w:p w14:paraId="6D6CC09E" w14:textId="5FD65457"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40" w:history="1">
        <w:r w:rsidRPr="003B0C5F">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Applicability</w:t>
        </w:r>
        <w:r>
          <w:rPr>
            <w:noProof/>
            <w:webHidden/>
          </w:rPr>
          <w:tab/>
        </w:r>
        <w:r>
          <w:rPr>
            <w:noProof/>
            <w:webHidden/>
          </w:rPr>
          <w:fldChar w:fldCharType="begin"/>
        </w:r>
        <w:r>
          <w:rPr>
            <w:noProof/>
            <w:webHidden/>
          </w:rPr>
          <w:instrText xml:space="preserve"> PAGEREF _Toc187938240 \h </w:instrText>
        </w:r>
        <w:r>
          <w:rPr>
            <w:noProof/>
            <w:webHidden/>
          </w:rPr>
        </w:r>
        <w:r>
          <w:rPr>
            <w:noProof/>
            <w:webHidden/>
          </w:rPr>
          <w:fldChar w:fldCharType="separate"/>
        </w:r>
        <w:r>
          <w:rPr>
            <w:noProof/>
            <w:webHidden/>
          </w:rPr>
          <w:t>8</w:t>
        </w:r>
        <w:r>
          <w:rPr>
            <w:noProof/>
            <w:webHidden/>
          </w:rPr>
          <w:fldChar w:fldCharType="end"/>
        </w:r>
      </w:hyperlink>
    </w:p>
    <w:p w14:paraId="00267120" w14:textId="36DDD49E"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41" w:history="1">
        <w:r w:rsidRPr="003B0C5F">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Technology Details</w:t>
        </w:r>
        <w:r>
          <w:rPr>
            <w:noProof/>
            <w:webHidden/>
          </w:rPr>
          <w:tab/>
        </w:r>
        <w:r>
          <w:rPr>
            <w:noProof/>
            <w:webHidden/>
          </w:rPr>
          <w:fldChar w:fldCharType="begin"/>
        </w:r>
        <w:r>
          <w:rPr>
            <w:noProof/>
            <w:webHidden/>
          </w:rPr>
          <w:instrText xml:space="preserve"> PAGEREF _Toc187938241 \h </w:instrText>
        </w:r>
        <w:r>
          <w:rPr>
            <w:noProof/>
            <w:webHidden/>
          </w:rPr>
        </w:r>
        <w:r>
          <w:rPr>
            <w:noProof/>
            <w:webHidden/>
          </w:rPr>
          <w:fldChar w:fldCharType="separate"/>
        </w:r>
        <w:r>
          <w:rPr>
            <w:noProof/>
            <w:webHidden/>
          </w:rPr>
          <w:t>10</w:t>
        </w:r>
        <w:r>
          <w:rPr>
            <w:noProof/>
            <w:webHidden/>
          </w:rPr>
          <w:fldChar w:fldCharType="end"/>
        </w:r>
      </w:hyperlink>
    </w:p>
    <w:p w14:paraId="5DCE98B0" w14:textId="1FD1460A"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42" w:history="1">
        <w:r w:rsidRPr="003B0C5F">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Greenhouse Gas Emissions</w:t>
        </w:r>
        <w:r>
          <w:rPr>
            <w:noProof/>
            <w:webHidden/>
          </w:rPr>
          <w:tab/>
        </w:r>
        <w:r>
          <w:rPr>
            <w:noProof/>
            <w:webHidden/>
          </w:rPr>
          <w:fldChar w:fldCharType="begin"/>
        </w:r>
        <w:r>
          <w:rPr>
            <w:noProof/>
            <w:webHidden/>
          </w:rPr>
          <w:instrText xml:space="preserve"> PAGEREF _Toc187938242 \h </w:instrText>
        </w:r>
        <w:r>
          <w:rPr>
            <w:noProof/>
            <w:webHidden/>
          </w:rPr>
        </w:r>
        <w:r>
          <w:rPr>
            <w:noProof/>
            <w:webHidden/>
          </w:rPr>
          <w:fldChar w:fldCharType="separate"/>
        </w:r>
        <w:r>
          <w:rPr>
            <w:noProof/>
            <w:webHidden/>
          </w:rPr>
          <w:t>10</w:t>
        </w:r>
        <w:r>
          <w:rPr>
            <w:noProof/>
            <w:webHidden/>
          </w:rPr>
          <w:fldChar w:fldCharType="end"/>
        </w:r>
      </w:hyperlink>
    </w:p>
    <w:p w14:paraId="59C47D64" w14:textId="0C86EC1D"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43" w:history="1">
        <w:r w:rsidRPr="003B0C5F">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Utility Bills</w:t>
        </w:r>
        <w:r>
          <w:rPr>
            <w:noProof/>
            <w:webHidden/>
          </w:rPr>
          <w:tab/>
        </w:r>
        <w:r>
          <w:rPr>
            <w:noProof/>
            <w:webHidden/>
          </w:rPr>
          <w:fldChar w:fldCharType="begin"/>
        </w:r>
        <w:r>
          <w:rPr>
            <w:noProof/>
            <w:webHidden/>
          </w:rPr>
          <w:instrText xml:space="preserve"> PAGEREF _Toc187938243 \h </w:instrText>
        </w:r>
        <w:r>
          <w:rPr>
            <w:noProof/>
            <w:webHidden/>
          </w:rPr>
        </w:r>
        <w:r>
          <w:rPr>
            <w:noProof/>
            <w:webHidden/>
          </w:rPr>
          <w:fldChar w:fldCharType="separate"/>
        </w:r>
        <w:r>
          <w:rPr>
            <w:noProof/>
            <w:webHidden/>
          </w:rPr>
          <w:t>11</w:t>
        </w:r>
        <w:r>
          <w:rPr>
            <w:noProof/>
            <w:webHidden/>
          </w:rPr>
          <w:fldChar w:fldCharType="end"/>
        </w:r>
      </w:hyperlink>
    </w:p>
    <w:p w14:paraId="620B4B4E" w14:textId="6022965B"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44" w:history="1">
        <w:r w:rsidRPr="003B0C5F">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Limitations and Concerns</w:t>
        </w:r>
        <w:r>
          <w:rPr>
            <w:noProof/>
            <w:webHidden/>
          </w:rPr>
          <w:tab/>
        </w:r>
        <w:r>
          <w:rPr>
            <w:noProof/>
            <w:webHidden/>
          </w:rPr>
          <w:fldChar w:fldCharType="begin"/>
        </w:r>
        <w:r>
          <w:rPr>
            <w:noProof/>
            <w:webHidden/>
          </w:rPr>
          <w:instrText xml:space="preserve"> PAGEREF _Toc187938244 \h </w:instrText>
        </w:r>
        <w:r>
          <w:rPr>
            <w:noProof/>
            <w:webHidden/>
          </w:rPr>
        </w:r>
        <w:r>
          <w:rPr>
            <w:noProof/>
            <w:webHidden/>
          </w:rPr>
          <w:fldChar w:fldCharType="separate"/>
        </w:r>
        <w:r>
          <w:rPr>
            <w:noProof/>
            <w:webHidden/>
          </w:rPr>
          <w:t>12</w:t>
        </w:r>
        <w:r>
          <w:rPr>
            <w:noProof/>
            <w:webHidden/>
          </w:rPr>
          <w:fldChar w:fldCharType="end"/>
        </w:r>
      </w:hyperlink>
    </w:p>
    <w:p w14:paraId="6654D157" w14:textId="1DF68EF0" w:rsidR="001C386A" w:rsidRDefault="001C386A">
      <w:pPr>
        <w:pStyle w:val="TOC1"/>
        <w:rPr>
          <w:rFonts w:asciiTheme="minorHAnsi" w:eastAsiaTheme="minorEastAsia" w:hAnsiTheme="minorHAnsi" w:cstheme="minorBidi"/>
          <w:b w:val="0"/>
          <w:noProof/>
          <w:color w:val="auto"/>
          <w:kern w:val="2"/>
          <w:sz w:val="24"/>
          <w:szCs w:val="24"/>
          <w14:ligatures w14:val="standardContextual"/>
        </w:rPr>
      </w:pPr>
      <w:hyperlink w:anchor="_Toc187938245" w:history="1">
        <w:r w:rsidRPr="003B0C5F">
          <w:rPr>
            <w:rStyle w:val="Hyperlink"/>
            <w:noProof/>
          </w:rPr>
          <w:t>4</w:t>
        </w:r>
        <w:r>
          <w:rPr>
            <w:rFonts w:asciiTheme="minorHAnsi" w:eastAsiaTheme="minorEastAsia" w:hAnsiTheme="minorHAnsi" w:cstheme="minorBidi"/>
            <w:b w:val="0"/>
            <w:noProof/>
            <w:color w:val="auto"/>
            <w:kern w:val="2"/>
            <w:sz w:val="24"/>
            <w:szCs w:val="24"/>
            <w14:ligatures w14:val="standardContextual"/>
          </w:rPr>
          <w:tab/>
        </w:r>
        <w:r w:rsidRPr="003B0C5F">
          <w:rPr>
            <w:rStyle w:val="Hyperlink"/>
            <w:noProof/>
          </w:rPr>
          <w:t>Output Variables</w:t>
        </w:r>
        <w:r>
          <w:rPr>
            <w:noProof/>
            <w:webHidden/>
          </w:rPr>
          <w:tab/>
        </w:r>
        <w:r>
          <w:rPr>
            <w:noProof/>
            <w:webHidden/>
          </w:rPr>
          <w:fldChar w:fldCharType="begin"/>
        </w:r>
        <w:r>
          <w:rPr>
            <w:noProof/>
            <w:webHidden/>
          </w:rPr>
          <w:instrText xml:space="preserve"> PAGEREF _Toc187938245 \h </w:instrText>
        </w:r>
        <w:r>
          <w:rPr>
            <w:noProof/>
            <w:webHidden/>
          </w:rPr>
        </w:r>
        <w:r>
          <w:rPr>
            <w:noProof/>
            <w:webHidden/>
          </w:rPr>
          <w:fldChar w:fldCharType="separate"/>
        </w:r>
        <w:r>
          <w:rPr>
            <w:noProof/>
            <w:webHidden/>
          </w:rPr>
          <w:t>14</w:t>
        </w:r>
        <w:r>
          <w:rPr>
            <w:noProof/>
            <w:webHidden/>
          </w:rPr>
          <w:fldChar w:fldCharType="end"/>
        </w:r>
      </w:hyperlink>
    </w:p>
    <w:p w14:paraId="5EEFE6EC" w14:textId="6078FAA9" w:rsidR="001C386A" w:rsidRDefault="001C386A">
      <w:pPr>
        <w:pStyle w:val="TOC1"/>
        <w:rPr>
          <w:rFonts w:asciiTheme="minorHAnsi" w:eastAsiaTheme="minorEastAsia" w:hAnsiTheme="minorHAnsi" w:cstheme="minorBidi"/>
          <w:b w:val="0"/>
          <w:noProof/>
          <w:color w:val="auto"/>
          <w:kern w:val="2"/>
          <w:sz w:val="24"/>
          <w:szCs w:val="24"/>
          <w14:ligatures w14:val="standardContextual"/>
        </w:rPr>
      </w:pPr>
      <w:hyperlink w:anchor="_Toc187938246" w:history="1">
        <w:r w:rsidRPr="003B0C5F">
          <w:rPr>
            <w:rStyle w:val="Hyperlink"/>
            <w:noProof/>
          </w:rPr>
          <w:t>5</w:t>
        </w:r>
        <w:r>
          <w:rPr>
            <w:rFonts w:asciiTheme="minorHAnsi" w:eastAsiaTheme="minorEastAsia" w:hAnsiTheme="minorHAnsi" w:cstheme="minorBidi"/>
            <w:b w:val="0"/>
            <w:noProof/>
            <w:color w:val="auto"/>
            <w:kern w:val="2"/>
            <w:sz w:val="24"/>
            <w:szCs w:val="24"/>
            <w14:ligatures w14:val="standardContextual"/>
          </w:rPr>
          <w:tab/>
        </w:r>
        <w:r w:rsidRPr="003B0C5F">
          <w:rPr>
            <w:rStyle w:val="Hyperlink"/>
            <w:noProof/>
          </w:rPr>
          <w:t>Results</w:t>
        </w:r>
        <w:r>
          <w:rPr>
            <w:noProof/>
            <w:webHidden/>
          </w:rPr>
          <w:tab/>
        </w:r>
        <w:r>
          <w:rPr>
            <w:noProof/>
            <w:webHidden/>
          </w:rPr>
          <w:fldChar w:fldCharType="begin"/>
        </w:r>
        <w:r>
          <w:rPr>
            <w:noProof/>
            <w:webHidden/>
          </w:rPr>
          <w:instrText xml:space="preserve"> PAGEREF _Toc187938246 \h </w:instrText>
        </w:r>
        <w:r>
          <w:rPr>
            <w:noProof/>
            <w:webHidden/>
          </w:rPr>
        </w:r>
        <w:r>
          <w:rPr>
            <w:noProof/>
            <w:webHidden/>
          </w:rPr>
          <w:fldChar w:fldCharType="separate"/>
        </w:r>
        <w:r>
          <w:rPr>
            <w:noProof/>
            <w:webHidden/>
          </w:rPr>
          <w:t>16</w:t>
        </w:r>
        <w:r>
          <w:rPr>
            <w:noProof/>
            <w:webHidden/>
          </w:rPr>
          <w:fldChar w:fldCharType="end"/>
        </w:r>
      </w:hyperlink>
    </w:p>
    <w:p w14:paraId="347AD04A" w14:textId="1FBF896D"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47" w:history="1">
        <w:r w:rsidRPr="003B0C5F">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Single Building Measure Tests</w:t>
        </w:r>
        <w:r>
          <w:rPr>
            <w:noProof/>
            <w:webHidden/>
          </w:rPr>
          <w:tab/>
        </w:r>
        <w:r>
          <w:rPr>
            <w:noProof/>
            <w:webHidden/>
          </w:rPr>
          <w:fldChar w:fldCharType="begin"/>
        </w:r>
        <w:r>
          <w:rPr>
            <w:noProof/>
            <w:webHidden/>
          </w:rPr>
          <w:instrText xml:space="preserve"> PAGEREF _Toc187938247 \h </w:instrText>
        </w:r>
        <w:r>
          <w:rPr>
            <w:noProof/>
            <w:webHidden/>
          </w:rPr>
        </w:r>
        <w:r>
          <w:rPr>
            <w:noProof/>
            <w:webHidden/>
          </w:rPr>
          <w:fldChar w:fldCharType="separate"/>
        </w:r>
        <w:r>
          <w:rPr>
            <w:noProof/>
            <w:webHidden/>
          </w:rPr>
          <w:t>16</w:t>
        </w:r>
        <w:r>
          <w:rPr>
            <w:noProof/>
            <w:webHidden/>
          </w:rPr>
          <w:fldChar w:fldCharType="end"/>
        </w:r>
      </w:hyperlink>
    </w:p>
    <w:p w14:paraId="66957794" w14:textId="2E2CB7F4"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48" w:history="1">
        <w:r w:rsidRPr="003B0C5F">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Stock Demand Flexibility Performance for Emissions Reduction</w:t>
        </w:r>
        <w:r>
          <w:rPr>
            <w:noProof/>
            <w:webHidden/>
          </w:rPr>
          <w:tab/>
        </w:r>
        <w:r>
          <w:rPr>
            <w:noProof/>
            <w:webHidden/>
          </w:rPr>
          <w:fldChar w:fldCharType="begin"/>
        </w:r>
        <w:r>
          <w:rPr>
            <w:noProof/>
            <w:webHidden/>
          </w:rPr>
          <w:instrText xml:space="preserve"> PAGEREF _Toc187938248 \h </w:instrText>
        </w:r>
        <w:r>
          <w:rPr>
            <w:noProof/>
            <w:webHidden/>
          </w:rPr>
        </w:r>
        <w:r>
          <w:rPr>
            <w:noProof/>
            <w:webHidden/>
          </w:rPr>
          <w:fldChar w:fldCharType="separate"/>
        </w:r>
        <w:r>
          <w:rPr>
            <w:noProof/>
            <w:webHidden/>
          </w:rPr>
          <w:t>19</w:t>
        </w:r>
        <w:r>
          <w:rPr>
            <w:noProof/>
            <w:webHidden/>
          </w:rPr>
          <w:fldChar w:fldCharType="end"/>
        </w:r>
      </w:hyperlink>
    </w:p>
    <w:p w14:paraId="0F195AA9" w14:textId="2F953817"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49" w:history="1">
        <w:r w:rsidRPr="003B0C5F">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Stock Energy Impacts</w:t>
        </w:r>
        <w:r>
          <w:rPr>
            <w:noProof/>
            <w:webHidden/>
          </w:rPr>
          <w:tab/>
        </w:r>
        <w:r>
          <w:rPr>
            <w:noProof/>
            <w:webHidden/>
          </w:rPr>
          <w:fldChar w:fldCharType="begin"/>
        </w:r>
        <w:r>
          <w:rPr>
            <w:noProof/>
            <w:webHidden/>
          </w:rPr>
          <w:instrText xml:space="preserve"> PAGEREF _Toc187938249 \h </w:instrText>
        </w:r>
        <w:r>
          <w:rPr>
            <w:noProof/>
            <w:webHidden/>
          </w:rPr>
        </w:r>
        <w:r>
          <w:rPr>
            <w:noProof/>
            <w:webHidden/>
          </w:rPr>
          <w:fldChar w:fldCharType="separate"/>
        </w:r>
        <w:r>
          <w:rPr>
            <w:noProof/>
            <w:webHidden/>
          </w:rPr>
          <w:t>21</w:t>
        </w:r>
        <w:r>
          <w:rPr>
            <w:noProof/>
            <w:webHidden/>
          </w:rPr>
          <w:fldChar w:fldCharType="end"/>
        </w:r>
      </w:hyperlink>
    </w:p>
    <w:p w14:paraId="5AB7BC77" w14:textId="0D2BCE5E"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50" w:history="1">
        <w:r w:rsidRPr="003B0C5F">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Stock Utility Bill Impacts</w:t>
        </w:r>
        <w:r>
          <w:rPr>
            <w:noProof/>
            <w:webHidden/>
          </w:rPr>
          <w:tab/>
        </w:r>
        <w:r>
          <w:rPr>
            <w:noProof/>
            <w:webHidden/>
          </w:rPr>
          <w:fldChar w:fldCharType="begin"/>
        </w:r>
        <w:r>
          <w:rPr>
            <w:noProof/>
            <w:webHidden/>
          </w:rPr>
          <w:instrText xml:space="preserve"> PAGEREF _Toc187938250 \h </w:instrText>
        </w:r>
        <w:r>
          <w:rPr>
            <w:noProof/>
            <w:webHidden/>
          </w:rPr>
        </w:r>
        <w:r>
          <w:rPr>
            <w:noProof/>
            <w:webHidden/>
          </w:rPr>
          <w:fldChar w:fldCharType="separate"/>
        </w:r>
        <w:r>
          <w:rPr>
            <w:noProof/>
            <w:webHidden/>
          </w:rPr>
          <w:t>22</w:t>
        </w:r>
        <w:r>
          <w:rPr>
            <w:noProof/>
            <w:webHidden/>
          </w:rPr>
          <w:fldChar w:fldCharType="end"/>
        </w:r>
      </w:hyperlink>
    </w:p>
    <w:p w14:paraId="55C60E7A" w14:textId="3BB0C9A1" w:rsidR="001C386A" w:rsidRDefault="001C386A">
      <w:pPr>
        <w:pStyle w:val="TOC2"/>
        <w:tabs>
          <w:tab w:val="left" w:pos="1584"/>
        </w:tabs>
        <w:rPr>
          <w:rFonts w:asciiTheme="minorHAnsi" w:eastAsiaTheme="minorEastAsia" w:hAnsiTheme="minorHAnsi" w:cstheme="minorBidi"/>
          <w:noProof/>
          <w:color w:val="auto"/>
          <w:kern w:val="2"/>
          <w:sz w:val="24"/>
          <w:szCs w:val="24"/>
          <w14:ligatures w14:val="standardContextual"/>
        </w:rPr>
      </w:pPr>
      <w:hyperlink w:anchor="_Toc187938251" w:history="1">
        <w:r w:rsidRPr="003B0C5F">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3B0C5F">
          <w:rPr>
            <w:rStyle w:val="Hyperlink"/>
            <w:noProof/>
          </w:rPr>
          <w:t>Site Energy Savings Distributions</w:t>
        </w:r>
        <w:r>
          <w:rPr>
            <w:noProof/>
            <w:webHidden/>
          </w:rPr>
          <w:tab/>
        </w:r>
        <w:r>
          <w:rPr>
            <w:noProof/>
            <w:webHidden/>
          </w:rPr>
          <w:fldChar w:fldCharType="begin"/>
        </w:r>
        <w:r>
          <w:rPr>
            <w:noProof/>
            <w:webHidden/>
          </w:rPr>
          <w:instrText xml:space="preserve"> PAGEREF _Toc187938251 \h </w:instrText>
        </w:r>
        <w:r>
          <w:rPr>
            <w:noProof/>
            <w:webHidden/>
          </w:rPr>
        </w:r>
        <w:r>
          <w:rPr>
            <w:noProof/>
            <w:webHidden/>
          </w:rPr>
          <w:fldChar w:fldCharType="separate"/>
        </w:r>
        <w:r>
          <w:rPr>
            <w:noProof/>
            <w:webHidden/>
          </w:rPr>
          <w:t>24</w:t>
        </w:r>
        <w:r>
          <w:rPr>
            <w:noProof/>
            <w:webHidden/>
          </w:rPr>
          <w:fldChar w:fldCharType="end"/>
        </w:r>
      </w:hyperlink>
    </w:p>
    <w:p w14:paraId="2A2631B8" w14:textId="0F640D66" w:rsidR="001C386A" w:rsidRDefault="001C386A">
      <w:pPr>
        <w:pStyle w:val="TOC1"/>
        <w:rPr>
          <w:rFonts w:asciiTheme="minorHAnsi" w:eastAsiaTheme="minorEastAsia" w:hAnsiTheme="minorHAnsi" w:cstheme="minorBidi"/>
          <w:b w:val="0"/>
          <w:noProof/>
          <w:color w:val="auto"/>
          <w:kern w:val="2"/>
          <w:sz w:val="24"/>
          <w:szCs w:val="24"/>
          <w14:ligatures w14:val="standardContextual"/>
        </w:rPr>
      </w:pPr>
      <w:hyperlink w:anchor="_Toc187938252" w:history="1">
        <w:r w:rsidRPr="003B0C5F">
          <w:rPr>
            <w:rStyle w:val="Hyperlink"/>
            <w:noProof/>
          </w:rPr>
          <w:t>References</w:t>
        </w:r>
        <w:r>
          <w:rPr>
            <w:noProof/>
            <w:webHidden/>
          </w:rPr>
          <w:tab/>
        </w:r>
        <w:r>
          <w:rPr>
            <w:noProof/>
            <w:webHidden/>
          </w:rPr>
          <w:fldChar w:fldCharType="begin"/>
        </w:r>
        <w:r>
          <w:rPr>
            <w:noProof/>
            <w:webHidden/>
          </w:rPr>
          <w:instrText xml:space="preserve"> PAGEREF _Toc187938252 \h </w:instrText>
        </w:r>
        <w:r>
          <w:rPr>
            <w:noProof/>
            <w:webHidden/>
          </w:rPr>
        </w:r>
        <w:r>
          <w:rPr>
            <w:noProof/>
            <w:webHidden/>
          </w:rPr>
          <w:fldChar w:fldCharType="separate"/>
        </w:r>
        <w:r>
          <w:rPr>
            <w:noProof/>
            <w:webHidden/>
          </w:rPr>
          <w:t>26</w:t>
        </w:r>
        <w:r>
          <w:rPr>
            <w:noProof/>
            <w:webHidden/>
          </w:rPr>
          <w:fldChar w:fldCharType="end"/>
        </w:r>
      </w:hyperlink>
    </w:p>
    <w:p w14:paraId="164E19B1" w14:textId="3176C97F" w:rsidR="001C386A" w:rsidRDefault="001C386A">
      <w:pPr>
        <w:pStyle w:val="TOC1"/>
        <w:rPr>
          <w:rFonts w:asciiTheme="minorHAnsi" w:eastAsiaTheme="minorEastAsia" w:hAnsiTheme="minorHAnsi" w:cstheme="minorBidi"/>
          <w:b w:val="0"/>
          <w:noProof/>
          <w:color w:val="auto"/>
          <w:kern w:val="2"/>
          <w:sz w:val="24"/>
          <w:szCs w:val="24"/>
          <w14:ligatures w14:val="standardContextual"/>
        </w:rPr>
      </w:pPr>
      <w:hyperlink w:anchor="_Toc187938253" w:history="1">
        <w:r w:rsidRPr="003B0C5F">
          <w:rPr>
            <w:rStyle w:val="Hyperlink"/>
            <w:noProof/>
          </w:rPr>
          <w:t>Appendix</w:t>
        </w:r>
        <w:r>
          <w:rPr>
            <w:noProof/>
            <w:webHidden/>
          </w:rPr>
          <w:tab/>
        </w:r>
        <w:r>
          <w:rPr>
            <w:noProof/>
            <w:webHidden/>
          </w:rPr>
          <w:fldChar w:fldCharType="begin"/>
        </w:r>
        <w:r>
          <w:rPr>
            <w:noProof/>
            <w:webHidden/>
          </w:rPr>
          <w:instrText xml:space="preserve"> PAGEREF _Toc187938253 \h </w:instrText>
        </w:r>
        <w:r>
          <w:rPr>
            <w:noProof/>
            <w:webHidden/>
          </w:rPr>
        </w:r>
        <w:r>
          <w:rPr>
            <w:noProof/>
            <w:webHidden/>
          </w:rPr>
          <w:fldChar w:fldCharType="separate"/>
        </w:r>
        <w:r>
          <w:rPr>
            <w:noProof/>
            <w:webHidden/>
          </w:rPr>
          <w:t>29</w:t>
        </w:r>
        <w:r>
          <w:rPr>
            <w:noProof/>
            <w:webHidden/>
          </w:rPr>
          <w:fldChar w:fldCharType="end"/>
        </w:r>
      </w:hyperlink>
    </w:p>
    <w:p w14:paraId="1958F1B8" w14:textId="4D3C5778" w:rsidR="00456012" w:rsidRDefault="005E4DF8" w:rsidP="00456012">
      <w:r>
        <w:rPr>
          <w:rFonts w:ascii="Arial" w:eastAsia="Times" w:hAnsi="Arial"/>
          <w:b/>
          <w:color w:val="000000" w:themeColor="text1"/>
          <w:kern w:val="28"/>
          <w:sz w:val="20"/>
          <w:szCs w:val="20"/>
        </w:rPr>
        <w:fldChar w:fldCharType="end"/>
      </w:r>
    </w:p>
    <w:bookmarkEnd w:id="35"/>
    <w:p w14:paraId="0E64C59B" w14:textId="77777777" w:rsidR="00B07A10" w:rsidRPr="000978B5" w:rsidRDefault="00B07A10" w:rsidP="002C3406">
      <w:pPr>
        <w:pStyle w:val="NRELHead01NotinTOC"/>
      </w:pPr>
      <w:r w:rsidRPr="000978B5">
        <w:br w:type="page"/>
      </w:r>
      <w:bookmarkStart w:id="36" w:name="_Toc291051269"/>
      <w:bookmarkStart w:id="37" w:name="_Toc352071744"/>
      <w:r w:rsidRPr="000978B5">
        <w:lastRenderedPageBreak/>
        <w:t>List of Figures</w:t>
      </w:r>
      <w:bookmarkEnd w:id="36"/>
      <w:bookmarkEnd w:id="37"/>
    </w:p>
    <w:p w14:paraId="0B192283" w14:textId="34B9AD91" w:rsidR="003701E9" w:rsidRDefault="00B07A10">
      <w:pPr>
        <w:pStyle w:val="TableofFigures"/>
        <w:rPr>
          <w:rFonts w:asciiTheme="minorHAnsi" w:eastAsiaTheme="minorEastAsia" w:hAnsiTheme="minorHAnsi" w:cstheme="minorBidi"/>
          <w:noProof/>
          <w:color w:val="auto"/>
          <w:kern w:val="2"/>
          <w:sz w:val="24"/>
          <w:szCs w:val="24"/>
          <w14:ligatures w14:val="standardContextual"/>
        </w:rPr>
      </w:pPr>
      <w:r w:rsidRPr="000978B5">
        <w:fldChar w:fldCharType="begin"/>
      </w:r>
      <w:r w:rsidRPr="000978B5">
        <w:instrText xml:space="preserve"> TOC \h \z \t "NREL_Figure_Caption" \c </w:instrText>
      </w:r>
      <w:r w:rsidRPr="000978B5">
        <w:fldChar w:fldCharType="separate"/>
      </w:r>
      <w:hyperlink w:anchor="_Toc187939836" w:history="1">
        <w:r w:rsidR="003701E9" w:rsidRPr="005E6917">
          <w:rPr>
            <w:rStyle w:val="Hyperlink"/>
            <w:noProof/>
          </w:rPr>
          <w:t>Figure 1. “Truth” lighting generation distribution (0–1) and comparison of 2017 and 2020 ComStock sampling results</w:t>
        </w:r>
        <w:r w:rsidR="003701E9">
          <w:rPr>
            <w:noProof/>
            <w:webHidden/>
          </w:rPr>
          <w:tab/>
        </w:r>
        <w:r w:rsidR="003701E9">
          <w:rPr>
            <w:noProof/>
            <w:webHidden/>
          </w:rPr>
          <w:fldChar w:fldCharType="begin"/>
        </w:r>
        <w:r w:rsidR="003701E9">
          <w:rPr>
            <w:noProof/>
            <w:webHidden/>
          </w:rPr>
          <w:instrText xml:space="preserve"> PAGEREF _Toc187939836 \h </w:instrText>
        </w:r>
        <w:r w:rsidR="003701E9">
          <w:rPr>
            <w:noProof/>
            <w:webHidden/>
          </w:rPr>
        </w:r>
        <w:r w:rsidR="003701E9">
          <w:rPr>
            <w:noProof/>
            <w:webHidden/>
          </w:rPr>
          <w:fldChar w:fldCharType="separate"/>
        </w:r>
        <w:r w:rsidR="003701E9">
          <w:rPr>
            <w:noProof/>
            <w:webHidden/>
          </w:rPr>
          <w:t>6</w:t>
        </w:r>
        <w:r w:rsidR="003701E9">
          <w:rPr>
            <w:noProof/>
            <w:webHidden/>
          </w:rPr>
          <w:fldChar w:fldCharType="end"/>
        </w:r>
      </w:hyperlink>
    </w:p>
    <w:p w14:paraId="5E4DB55C" w14:textId="28064921"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37" w:history="1">
        <w:r w:rsidRPr="005E6917">
          <w:rPr>
            <w:rStyle w:val="Hyperlink"/>
            <w:noProof/>
          </w:rPr>
          <w:t>Figure 2. Example weekday lighting schedules (fractional factor to fully ON)</w:t>
        </w:r>
        <w:r>
          <w:rPr>
            <w:noProof/>
            <w:webHidden/>
          </w:rPr>
          <w:tab/>
        </w:r>
        <w:r>
          <w:rPr>
            <w:noProof/>
            <w:webHidden/>
          </w:rPr>
          <w:fldChar w:fldCharType="begin"/>
        </w:r>
        <w:r>
          <w:rPr>
            <w:noProof/>
            <w:webHidden/>
          </w:rPr>
          <w:instrText xml:space="preserve"> PAGEREF _Toc187939837 \h </w:instrText>
        </w:r>
        <w:r>
          <w:rPr>
            <w:noProof/>
            <w:webHidden/>
          </w:rPr>
        </w:r>
        <w:r>
          <w:rPr>
            <w:noProof/>
            <w:webHidden/>
          </w:rPr>
          <w:fldChar w:fldCharType="separate"/>
        </w:r>
        <w:r>
          <w:rPr>
            <w:noProof/>
            <w:webHidden/>
          </w:rPr>
          <w:t>7</w:t>
        </w:r>
        <w:r>
          <w:rPr>
            <w:noProof/>
            <w:webHidden/>
          </w:rPr>
          <w:fldChar w:fldCharType="end"/>
        </w:r>
      </w:hyperlink>
    </w:p>
    <w:p w14:paraId="663365FB" w14:textId="18CD1C53"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38" w:history="1">
        <w:r w:rsidRPr="005E6917">
          <w:rPr>
            <w:rStyle w:val="Hyperlink"/>
            <w:noProof/>
          </w:rPr>
          <w:t>Figure 3. Floor area prevalence of building types and applicability for each building type</w:t>
        </w:r>
        <w:r>
          <w:rPr>
            <w:noProof/>
            <w:webHidden/>
          </w:rPr>
          <w:tab/>
        </w:r>
        <w:r>
          <w:rPr>
            <w:noProof/>
            <w:webHidden/>
          </w:rPr>
          <w:fldChar w:fldCharType="begin"/>
        </w:r>
        <w:r>
          <w:rPr>
            <w:noProof/>
            <w:webHidden/>
          </w:rPr>
          <w:instrText xml:space="preserve"> PAGEREF _Toc187939838 \h </w:instrText>
        </w:r>
        <w:r>
          <w:rPr>
            <w:noProof/>
            <w:webHidden/>
          </w:rPr>
        </w:r>
        <w:r>
          <w:rPr>
            <w:noProof/>
            <w:webHidden/>
          </w:rPr>
          <w:fldChar w:fldCharType="separate"/>
        </w:r>
        <w:r>
          <w:rPr>
            <w:noProof/>
            <w:webHidden/>
          </w:rPr>
          <w:t>9</w:t>
        </w:r>
        <w:r>
          <w:rPr>
            <w:noProof/>
            <w:webHidden/>
          </w:rPr>
          <w:fldChar w:fldCharType="end"/>
        </w:r>
      </w:hyperlink>
    </w:p>
    <w:p w14:paraId="5CDC4D09" w14:textId="00D84B3D"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39" w:history="1">
        <w:r w:rsidRPr="005E6917">
          <w:rPr>
            <w:rStyle w:val="Hyperlink"/>
            <w:noProof/>
          </w:rPr>
          <w:t>Figure 4. Building count prevalence of building types and applicability for each building type</w:t>
        </w:r>
        <w:r>
          <w:rPr>
            <w:noProof/>
            <w:webHidden/>
          </w:rPr>
          <w:tab/>
        </w:r>
        <w:r>
          <w:rPr>
            <w:noProof/>
            <w:webHidden/>
          </w:rPr>
          <w:fldChar w:fldCharType="begin"/>
        </w:r>
        <w:r>
          <w:rPr>
            <w:noProof/>
            <w:webHidden/>
          </w:rPr>
          <w:instrText xml:space="preserve"> PAGEREF _Toc187939839 \h </w:instrText>
        </w:r>
        <w:r>
          <w:rPr>
            <w:noProof/>
            <w:webHidden/>
          </w:rPr>
        </w:r>
        <w:r>
          <w:rPr>
            <w:noProof/>
            <w:webHidden/>
          </w:rPr>
          <w:fldChar w:fldCharType="separate"/>
        </w:r>
        <w:r>
          <w:rPr>
            <w:noProof/>
            <w:webHidden/>
          </w:rPr>
          <w:t>9</w:t>
        </w:r>
        <w:r>
          <w:rPr>
            <w:noProof/>
            <w:webHidden/>
          </w:rPr>
          <w:fldChar w:fldCharType="end"/>
        </w:r>
      </w:hyperlink>
    </w:p>
    <w:p w14:paraId="0A843FF8" w14:textId="4134FFD9"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0" w:history="1">
        <w:r w:rsidRPr="005E6917">
          <w:rPr>
            <w:rStyle w:val="Hyperlink"/>
            <w:noProof/>
          </w:rPr>
          <w:t>Figure 6. Comparison of load profiles, emission profiles, and lighting schedules (baseline and lighting load shed) for emission reduction for test small office model</w:t>
        </w:r>
        <w:r>
          <w:rPr>
            <w:noProof/>
            <w:webHidden/>
          </w:rPr>
          <w:tab/>
        </w:r>
        <w:r>
          <w:rPr>
            <w:noProof/>
            <w:webHidden/>
          </w:rPr>
          <w:fldChar w:fldCharType="begin"/>
        </w:r>
        <w:r>
          <w:rPr>
            <w:noProof/>
            <w:webHidden/>
          </w:rPr>
          <w:instrText xml:space="preserve"> PAGEREF _Toc187939840 \h </w:instrText>
        </w:r>
        <w:r>
          <w:rPr>
            <w:noProof/>
            <w:webHidden/>
          </w:rPr>
        </w:r>
        <w:r>
          <w:rPr>
            <w:noProof/>
            <w:webHidden/>
          </w:rPr>
          <w:fldChar w:fldCharType="separate"/>
        </w:r>
        <w:r>
          <w:rPr>
            <w:noProof/>
            <w:webHidden/>
          </w:rPr>
          <w:t>18</w:t>
        </w:r>
        <w:r>
          <w:rPr>
            <w:noProof/>
            <w:webHidden/>
          </w:rPr>
          <w:fldChar w:fldCharType="end"/>
        </w:r>
      </w:hyperlink>
    </w:p>
    <w:p w14:paraId="0E96BD93" w14:textId="743A43FB"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1" w:history="1">
        <w:r w:rsidRPr="005E6917">
          <w:rPr>
            <w:rStyle w:val="Hyperlink"/>
            <w:noProof/>
          </w:rPr>
          <w:t>Figure 7. Greenhouse gas emissions comparison of the ComStock baseline and the lighting control for emissions reduction scenario</w:t>
        </w:r>
        <w:r>
          <w:rPr>
            <w:noProof/>
            <w:webHidden/>
          </w:rPr>
          <w:tab/>
        </w:r>
        <w:r>
          <w:rPr>
            <w:noProof/>
            <w:webHidden/>
          </w:rPr>
          <w:fldChar w:fldCharType="begin"/>
        </w:r>
        <w:r>
          <w:rPr>
            <w:noProof/>
            <w:webHidden/>
          </w:rPr>
          <w:instrText xml:space="preserve"> PAGEREF _Toc187939841 \h </w:instrText>
        </w:r>
        <w:r>
          <w:rPr>
            <w:noProof/>
            <w:webHidden/>
          </w:rPr>
        </w:r>
        <w:r>
          <w:rPr>
            <w:noProof/>
            <w:webHidden/>
          </w:rPr>
          <w:fldChar w:fldCharType="separate"/>
        </w:r>
        <w:r>
          <w:rPr>
            <w:noProof/>
            <w:webHidden/>
          </w:rPr>
          <w:t>20</w:t>
        </w:r>
        <w:r>
          <w:rPr>
            <w:noProof/>
            <w:webHidden/>
          </w:rPr>
          <w:fldChar w:fldCharType="end"/>
        </w:r>
      </w:hyperlink>
    </w:p>
    <w:p w14:paraId="47F377E2" w14:textId="59F87FEF"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2" w:history="1">
        <w:r w:rsidRPr="005E6917">
          <w:rPr>
            <w:rStyle w:val="Hyperlink"/>
            <w:noProof/>
          </w:rPr>
          <w:t>Figure 8. Distributions of percentages of daily emissions reduction by season compared to the baseline scenario, with Cambium LRMER Mid Case 15-Year scenario</w:t>
        </w:r>
        <w:r>
          <w:rPr>
            <w:noProof/>
            <w:webHidden/>
          </w:rPr>
          <w:tab/>
        </w:r>
        <w:r>
          <w:rPr>
            <w:noProof/>
            <w:webHidden/>
          </w:rPr>
          <w:fldChar w:fldCharType="begin"/>
        </w:r>
        <w:r>
          <w:rPr>
            <w:noProof/>
            <w:webHidden/>
          </w:rPr>
          <w:instrText xml:space="preserve"> PAGEREF _Toc187939842 \h </w:instrText>
        </w:r>
        <w:r>
          <w:rPr>
            <w:noProof/>
            <w:webHidden/>
          </w:rPr>
        </w:r>
        <w:r>
          <w:rPr>
            <w:noProof/>
            <w:webHidden/>
          </w:rPr>
          <w:fldChar w:fldCharType="separate"/>
        </w:r>
        <w:r>
          <w:rPr>
            <w:noProof/>
            <w:webHidden/>
          </w:rPr>
          <w:t>20</w:t>
        </w:r>
        <w:r>
          <w:rPr>
            <w:noProof/>
            <w:webHidden/>
          </w:rPr>
          <w:fldChar w:fldCharType="end"/>
        </w:r>
      </w:hyperlink>
    </w:p>
    <w:p w14:paraId="624AFDE1" w14:textId="67AC1F75"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3" w:history="1">
        <w:r w:rsidRPr="005E6917">
          <w:rPr>
            <w:rStyle w:val="Hyperlink"/>
            <w:noProof/>
          </w:rPr>
          <w:t>Figure 9. Comparison of annual site energy consumption between the ComStock baseline and the lighting control for emissions reduction measure scenario, for the whole stock (left) and applicable buildings only (right). Energy consumption is categorized both by fuel type and end use.</w:t>
        </w:r>
        <w:r>
          <w:rPr>
            <w:noProof/>
            <w:webHidden/>
          </w:rPr>
          <w:tab/>
        </w:r>
        <w:r>
          <w:rPr>
            <w:noProof/>
            <w:webHidden/>
          </w:rPr>
          <w:fldChar w:fldCharType="begin"/>
        </w:r>
        <w:r>
          <w:rPr>
            <w:noProof/>
            <w:webHidden/>
          </w:rPr>
          <w:instrText xml:space="preserve"> PAGEREF _Toc187939843 \h </w:instrText>
        </w:r>
        <w:r>
          <w:rPr>
            <w:noProof/>
            <w:webHidden/>
          </w:rPr>
        </w:r>
        <w:r>
          <w:rPr>
            <w:noProof/>
            <w:webHidden/>
          </w:rPr>
          <w:fldChar w:fldCharType="separate"/>
        </w:r>
        <w:r>
          <w:rPr>
            <w:noProof/>
            <w:webHidden/>
          </w:rPr>
          <w:t>21</w:t>
        </w:r>
        <w:r>
          <w:rPr>
            <w:noProof/>
            <w:webHidden/>
          </w:rPr>
          <w:fldChar w:fldCharType="end"/>
        </w:r>
      </w:hyperlink>
    </w:p>
    <w:p w14:paraId="71FA8657" w14:textId="5358F07B"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4" w:history="1">
        <w:r w:rsidRPr="005E6917">
          <w:rPr>
            <w:rStyle w:val="Hyperlink"/>
            <w:noProof/>
          </w:rPr>
          <w:t>Figure 10. Stock annual utility bill comparison of the ComStock baseline and the lighting control for emissions reduction scenario. Three sets of bill costs are presented: maximum electricity rate, mean electricity rate, and minimum electricity rate.</w:t>
        </w:r>
        <w:r>
          <w:rPr>
            <w:noProof/>
            <w:webHidden/>
          </w:rPr>
          <w:tab/>
        </w:r>
        <w:r>
          <w:rPr>
            <w:noProof/>
            <w:webHidden/>
          </w:rPr>
          <w:fldChar w:fldCharType="begin"/>
        </w:r>
        <w:r>
          <w:rPr>
            <w:noProof/>
            <w:webHidden/>
          </w:rPr>
          <w:instrText xml:space="preserve"> PAGEREF _Toc187939844 \h </w:instrText>
        </w:r>
        <w:r>
          <w:rPr>
            <w:noProof/>
            <w:webHidden/>
          </w:rPr>
        </w:r>
        <w:r>
          <w:rPr>
            <w:noProof/>
            <w:webHidden/>
          </w:rPr>
          <w:fldChar w:fldCharType="separate"/>
        </w:r>
        <w:r>
          <w:rPr>
            <w:noProof/>
            <w:webHidden/>
          </w:rPr>
          <w:t>22</w:t>
        </w:r>
        <w:r>
          <w:rPr>
            <w:noProof/>
            <w:webHidden/>
          </w:rPr>
          <w:fldChar w:fldCharType="end"/>
        </w:r>
      </w:hyperlink>
    </w:p>
    <w:p w14:paraId="33009D22" w14:textId="1920A68B"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5" w:history="1">
        <w:r w:rsidRPr="005E6917">
          <w:rPr>
            <w:rStyle w:val="Hyperlink"/>
            <w:noProof/>
          </w:rPr>
          <w:t>Figure 11. Distribution of annual electricity bill savings compared to the baseline model for maximum, mean, and median bills (for applicable buildings)</w:t>
        </w:r>
        <w:r>
          <w:rPr>
            <w:noProof/>
            <w:webHidden/>
          </w:rPr>
          <w:tab/>
        </w:r>
        <w:r>
          <w:rPr>
            <w:noProof/>
            <w:webHidden/>
          </w:rPr>
          <w:fldChar w:fldCharType="begin"/>
        </w:r>
        <w:r>
          <w:rPr>
            <w:noProof/>
            <w:webHidden/>
          </w:rPr>
          <w:instrText xml:space="preserve"> PAGEREF _Toc187939845 \h </w:instrText>
        </w:r>
        <w:r>
          <w:rPr>
            <w:noProof/>
            <w:webHidden/>
          </w:rPr>
        </w:r>
        <w:r>
          <w:rPr>
            <w:noProof/>
            <w:webHidden/>
          </w:rPr>
          <w:fldChar w:fldCharType="separate"/>
        </w:r>
        <w:r>
          <w:rPr>
            <w:noProof/>
            <w:webHidden/>
          </w:rPr>
          <w:t>23</w:t>
        </w:r>
        <w:r>
          <w:rPr>
            <w:noProof/>
            <w:webHidden/>
          </w:rPr>
          <w:fldChar w:fldCharType="end"/>
        </w:r>
      </w:hyperlink>
    </w:p>
    <w:p w14:paraId="3998FFFD" w14:textId="5DE7F99A"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6" w:history="1">
        <w:r w:rsidRPr="005E6917">
          <w:rPr>
            <w:rStyle w:val="Hyperlink"/>
            <w:noProof/>
          </w:rPr>
          <w:t xml:space="preserve">Figure 12. Percent bill savings for ComStock models with the lighting control for emissions reduction upgrade by fuel types. The data points that appear above some of the distributions indicate outliers in the distribution, meaning they fall outside 1.5 times the interquartile range. The value for </w:t>
        </w:r>
        <w:r w:rsidRPr="005E6917">
          <w:rPr>
            <w:rStyle w:val="Hyperlink"/>
            <w:i/>
            <w:noProof/>
          </w:rPr>
          <w:t>n</w:t>
        </w:r>
        <w:r w:rsidRPr="005E6917">
          <w:rPr>
            <w:rStyle w:val="Hyperlink"/>
            <w:noProof/>
          </w:rPr>
          <w:t xml:space="preserve"> indicates the number of ComStock models that were applicable for energy savings for the fuel type category.</w:t>
        </w:r>
        <w:r>
          <w:rPr>
            <w:noProof/>
            <w:webHidden/>
          </w:rPr>
          <w:tab/>
        </w:r>
        <w:r>
          <w:rPr>
            <w:noProof/>
            <w:webHidden/>
          </w:rPr>
          <w:fldChar w:fldCharType="begin"/>
        </w:r>
        <w:r>
          <w:rPr>
            <w:noProof/>
            <w:webHidden/>
          </w:rPr>
          <w:instrText xml:space="preserve"> PAGEREF _Toc187939846 \h </w:instrText>
        </w:r>
        <w:r>
          <w:rPr>
            <w:noProof/>
            <w:webHidden/>
          </w:rPr>
        </w:r>
        <w:r>
          <w:rPr>
            <w:noProof/>
            <w:webHidden/>
          </w:rPr>
          <w:fldChar w:fldCharType="separate"/>
        </w:r>
        <w:r>
          <w:rPr>
            <w:noProof/>
            <w:webHidden/>
          </w:rPr>
          <w:t>24</w:t>
        </w:r>
        <w:r>
          <w:rPr>
            <w:noProof/>
            <w:webHidden/>
          </w:rPr>
          <w:fldChar w:fldCharType="end"/>
        </w:r>
      </w:hyperlink>
    </w:p>
    <w:p w14:paraId="3DA15032" w14:textId="347590C0"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7" w:history="1">
        <w:r w:rsidRPr="005E6917">
          <w:rPr>
            <w:rStyle w:val="Hyperlink"/>
            <w:noProof/>
          </w:rPr>
          <w:t xml:space="preserve">Figure 17. Percent site energy savings distribution for ComStock models with applied measure scenario by end use and fuel type. The data points that appear above some of the distributions indicate outliers in the distribution, meaning they fall outside 1.5 times the interquartile range. The value for </w:t>
        </w:r>
        <w:r w:rsidRPr="005E6917">
          <w:rPr>
            <w:rStyle w:val="Hyperlink"/>
            <w:i/>
            <w:noProof/>
          </w:rPr>
          <w:t>n</w:t>
        </w:r>
        <w:r w:rsidRPr="005E6917">
          <w:rPr>
            <w:rStyle w:val="Hyperlink"/>
            <w:noProof/>
          </w:rPr>
          <w:t xml:space="preserve"> indicates the number of ComStock models that were applicable for energy savings for the fuel type category.</w:t>
        </w:r>
        <w:r>
          <w:rPr>
            <w:noProof/>
            <w:webHidden/>
          </w:rPr>
          <w:tab/>
        </w:r>
        <w:r>
          <w:rPr>
            <w:noProof/>
            <w:webHidden/>
          </w:rPr>
          <w:fldChar w:fldCharType="begin"/>
        </w:r>
        <w:r>
          <w:rPr>
            <w:noProof/>
            <w:webHidden/>
          </w:rPr>
          <w:instrText xml:space="preserve"> PAGEREF _Toc187939847 \h </w:instrText>
        </w:r>
        <w:r>
          <w:rPr>
            <w:noProof/>
            <w:webHidden/>
          </w:rPr>
        </w:r>
        <w:r>
          <w:rPr>
            <w:noProof/>
            <w:webHidden/>
          </w:rPr>
          <w:fldChar w:fldCharType="separate"/>
        </w:r>
        <w:r>
          <w:rPr>
            <w:noProof/>
            <w:webHidden/>
          </w:rPr>
          <w:t>25</w:t>
        </w:r>
        <w:r>
          <w:rPr>
            <w:noProof/>
            <w:webHidden/>
          </w:rPr>
          <w:fldChar w:fldCharType="end"/>
        </w:r>
      </w:hyperlink>
    </w:p>
    <w:p w14:paraId="708E6C59" w14:textId="13DFFB9D"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8" w:history="1">
        <w:r w:rsidRPr="005E6917">
          <w:rPr>
            <w:rStyle w:val="Hyperlink"/>
            <w:noProof/>
          </w:rPr>
          <w:t xml:space="preserve">Figure 18. Percent site energy use intensity savings distribution for ComStock models with applied measure scenario by end use and fuel type. The data points that appear above some of the distributions indicate outliers in the distribution, meaning they fall outside 1.5 times the interquartile range. The value for </w:t>
        </w:r>
        <w:r w:rsidRPr="005E6917">
          <w:rPr>
            <w:rStyle w:val="Hyperlink"/>
            <w:i/>
            <w:noProof/>
          </w:rPr>
          <w:t>n</w:t>
        </w:r>
        <w:r w:rsidRPr="005E6917">
          <w:rPr>
            <w:rStyle w:val="Hyperlink"/>
            <w:noProof/>
          </w:rPr>
          <w:t xml:space="preserve"> indicates the number of ComStock models that were applicable for energy savings for the fuel type category.</w:t>
        </w:r>
        <w:r>
          <w:rPr>
            <w:noProof/>
            <w:webHidden/>
          </w:rPr>
          <w:tab/>
        </w:r>
        <w:r>
          <w:rPr>
            <w:noProof/>
            <w:webHidden/>
          </w:rPr>
          <w:fldChar w:fldCharType="begin"/>
        </w:r>
        <w:r>
          <w:rPr>
            <w:noProof/>
            <w:webHidden/>
          </w:rPr>
          <w:instrText xml:space="preserve"> PAGEREF _Toc187939848 \h </w:instrText>
        </w:r>
        <w:r>
          <w:rPr>
            <w:noProof/>
            <w:webHidden/>
          </w:rPr>
        </w:r>
        <w:r>
          <w:rPr>
            <w:noProof/>
            <w:webHidden/>
          </w:rPr>
          <w:fldChar w:fldCharType="separate"/>
        </w:r>
        <w:r>
          <w:rPr>
            <w:noProof/>
            <w:webHidden/>
          </w:rPr>
          <w:t>25</w:t>
        </w:r>
        <w:r>
          <w:rPr>
            <w:noProof/>
            <w:webHidden/>
          </w:rPr>
          <w:fldChar w:fldCharType="end"/>
        </w:r>
      </w:hyperlink>
    </w:p>
    <w:p w14:paraId="22DF7889" w14:textId="49F4859F"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49" w:history="1">
        <w:r w:rsidRPr="005E6917">
          <w:rPr>
            <w:rStyle w:val="Hyperlink"/>
            <w:noProof/>
          </w:rPr>
          <w:t>Figure A-1. Site annual natural gas consumption of the ComStock baseline and the measure scenario by census division</w:t>
        </w:r>
        <w:r>
          <w:rPr>
            <w:noProof/>
            <w:webHidden/>
          </w:rPr>
          <w:tab/>
        </w:r>
        <w:r>
          <w:rPr>
            <w:noProof/>
            <w:webHidden/>
          </w:rPr>
          <w:fldChar w:fldCharType="begin"/>
        </w:r>
        <w:r>
          <w:rPr>
            <w:noProof/>
            <w:webHidden/>
          </w:rPr>
          <w:instrText xml:space="preserve"> PAGEREF _Toc187939849 \h </w:instrText>
        </w:r>
        <w:r>
          <w:rPr>
            <w:noProof/>
            <w:webHidden/>
          </w:rPr>
        </w:r>
        <w:r>
          <w:rPr>
            <w:noProof/>
            <w:webHidden/>
          </w:rPr>
          <w:fldChar w:fldCharType="separate"/>
        </w:r>
        <w:r>
          <w:rPr>
            <w:noProof/>
            <w:webHidden/>
          </w:rPr>
          <w:t>29</w:t>
        </w:r>
        <w:r>
          <w:rPr>
            <w:noProof/>
            <w:webHidden/>
          </w:rPr>
          <w:fldChar w:fldCharType="end"/>
        </w:r>
      </w:hyperlink>
    </w:p>
    <w:p w14:paraId="721FF051" w14:textId="3D1E1A30"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0" w:history="1">
        <w:r w:rsidRPr="005E6917">
          <w:rPr>
            <w:rStyle w:val="Hyperlink"/>
            <w:noProof/>
          </w:rPr>
          <w:t>Figure A-2. Site annual natural gas consumption of the ComStock baseline and the measure scenario by building type</w:t>
        </w:r>
        <w:r>
          <w:rPr>
            <w:noProof/>
            <w:webHidden/>
          </w:rPr>
          <w:tab/>
        </w:r>
        <w:r>
          <w:rPr>
            <w:noProof/>
            <w:webHidden/>
          </w:rPr>
          <w:fldChar w:fldCharType="begin"/>
        </w:r>
        <w:r>
          <w:rPr>
            <w:noProof/>
            <w:webHidden/>
          </w:rPr>
          <w:instrText xml:space="preserve"> PAGEREF _Toc187939850 \h </w:instrText>
        </w:r>
        <w:r>
          <w:rPr>
            <w:noProof/>
            <w:webHidden/>
          </w:rPr>
        </w:r>
        <w:r>
          <w:rPr>
            <w:noProof/>
            <w:webHidden/>
          </w:rPr>
          <w:fldChar w:fldCharType="separate"/>
        </w:r>
        <w:r>
          <w:rPr>
            <w:noProof/>
            <w:webHidden/>
          </w:rPr>
          <w:t>29</w:t>
        </w:r>
        <w:r>
          <w:rPr>
            <w:noProof/>
            <w:webHidden/>
          </w:rPr>
          <w:fldChar w:fldCharType="end"/>
        </w:r>
      </w:hyperlink>
    </w:p>
    <w:p w14:paraId="4E533761" w14:textId="187F8D9D"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1" w:history="1">
        <w:r w:rsidRPr="005E6917">
          <w:rPr>
            <w:rStyle w:val="Hyperlink"/>
            <w:noProof/>
          </w:rPr>
          <w:t>Figure A-3. Site annual electricity consumption of the ComStock baseline and the measure scenario by building type</w:t>
        </w:r>
        <w:r>
          <w:rPr>
            <w:noProof/>
            <w:webHidden/>
          </w:rPr>
          <w:tab/>
        </w:r>
        <w:r>
          <w:rPr>
            <w:noProof/>
            <w:webHidden/>
          </w:rPr>
          <w:fldChar w:fldCharType="begin"/>
        </w:r>
        <w:r>
          <w:rPr>
            <w:noProof/>
            <w:webHidden/>
          </w:rPr>
          <w:instrText xml:space="preserve"> PAGEREF _Toc187939851 \h </w:instrText>
        </w:r>
        <w:r>
          <w:rPr>
            <w:noProof/>
            <w:webHidden/>
          </w:rPr>
        </w:r>
        <w:r>
          <w:rPr>
            <w:noProof/>
            <w:webHidden/>
          </w:rPr>
          <w:fldChar w:fldCharType="separate"/>
        </w:r>
        <w:r>
          <w:rPr>
            <w:noProof/>
            <w:webHidden/>
          </w:rPr>
          <w:t>30</w:t>
        </w:r>
        <w:r>
          <w:rPr>
            <w:noProof/>
            <w:webHidden/>
          </w:rPr>
          <w:fldChar w:fldCharType="end"/>
        </w:r>
      </w:hyperlink>
    </w:p>
    <w:p w14:paraId="69806A10" w14:textId="6F0E2DC0"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2" w:history="1">
        <w:r w:rsidRPr="005E6917">
          <w:rPr>
            <w:rStyle w:val="Hyperlink"/>
            <w:noProof/>
          </w:rPr>
          <w:t>Figure A-4. Site annual electricity consumption of the ComStock baseline and the measure scenario by census division</w:t>
        </w:r>
        <w:r>
          <w:rPr>
            <w:noProof/>
            <w:webHidden/>
          </w:rPr>
          <w:tab/>
        </w:r>
        <w:r>
          <w:rPr>
            <w:noProof/>
            <w:webHidden/>
          </w:rPr>
          <w:fldChar w:fldCharType="begin"/>
        </w:r>
        <w:r>
          <w:rPr>
            <w:noProof/>
            <w:webHidden/>
          </w:rPr>
          <w:instrText xml:space="preserve"> PAGEREF _Toc187939852 \h </w:instrText>
        </w:r>
        <w:r>
          <w:rPr>
            <w:noProof/>
            <w:webHidden/>
          </w:rPr>
        </w:r>
        <w:r>
          <w:rPr>
            <w:noProof/>
            <w:webHidden/>
          </w:rPr>
          <w:fldChar w:fldCharType="separate"/>
        </w:r>
        <w:r>
          <w:rPr>
            <w:noProof/>
            <w:webHidden/>
          </w:rPr>
          <w:t>30</w:t>
        </w:r>
        <w:r>
          <w:rPr>
            <w:noProof/>
            <w:webHidden/>
          </w:rPr>
          <w:fldChar w:fldCharType="end"/>
        </w:r>
      </w:hyperlink>
    </w:p>
    <w:p w14:paraId="69FA6195" w14:textId="77777777" w:rsidR="003701E9" w:rsidRDefault="00B07A10" w:rsidP="003701E9">
      <w:r w:rsidRPr="000978B5">
        <w:fldChar w:fldCharType="end"/>
      </w:r>
      <w:bookmarkStart w:id="38" w:name="_Toc291051270"/>
      <w:bookmarkStart w:id="39" w:name="_Toc352071745"/>
    </w:p>
    <w:p w14:paraId="39F26E85" w14:textId="56E898A5" w:rsidR="003701E9" w:rsidRDefault="003701E9" w:rsidP="003701E9">
      <w:r>
        <w:br w:type="page"/>
      </w:r>
    </w:p>
    <w:p w14:paraId="1146484A" w14:textId="4F2217DD" w:rsidR="00B07A10" w:rsidRPr="000978B5" w:rsidRDefault="00B07A10" w:rsidP="003B5D9D">
      <w:pPr>
        <w:pStyle w:val="NRELHead01NotinTOC"/>
      </w:pPr>
      <w:r w:rsidRPr="000978B5">
        <w:lastRenderedPageBreak/>
        <w:t>List of Tables</w:t>
      </w:r>
      <w:bookmarkEnd w:id="38"/>
      <w:bookmarkEnd w:id="39"/>
    </w:p>
    <w:bookmarkStart w:id="40" w:name="_Toc131925443"/>
    <w:bookmarkStart w:id="41" w:name="_Toc131925489"/>
    <w:bookmarkStart w:id="42" w:name="_Toc225583134"/>
    <w:p w14:paraId="09FE0DE3" w14:textId="618D266E" w:rsidR="003701E9" w:rsidRDefault="00B07A10">
      <w:pPr>
        <w:pStyle w:val="TableofFigures"/>
        <w:rPr>
          <w:rFonts w:asciiTheme="minorHAnsi" w:eastAsiaTheme="minorEastAsia" w:hAnsiTheme="minorHAnsi" w:cstheme="minorBidi"/>
          <w:noProof/>
          <w:color w:val="auto"/>
          <w:kern w:val="2"/>
          <w:sz w:val="24"/>
          <w:szCs w:val="24"/>
          <w14:ligatures w14:val="standardContextual"/>
        </w:rPr>
      </w:pPr>
      <w:r w:rsidRPr="000978B5">
        <w:rPr>
          <w:b/>
        </w:rPr>
        <w:fldChar w:fldCharType="begin"/>
      </w:r>
      <w:r w:rsidRPr="000978B5">
        <w:rPr>
          <w:b/>
        </w:rPr>
        <w:instrText xml:space="preserve"> TOC \h \z \t "NREL_Table_Caption" \c </w:instrText>
      </w:r>
      <w:r w:rsidRPr="000978B5">
        <w:rPr>
          <w:b/>
        </w:rPr>
        <w:fldChar w:fldCharType="separate"/>
      </w:r>
      <w:hyperlink w:anchor="_Toc187939853" w:history="1">
        <w:r w:rsidR="003701E9" w:rsidRPr="0039720C">
          <w:rPr>
            <w:rStyle w:val="Hyperlink"/>
            <w:noProof/>
          </w:rPr>
          <w:t>Table ES-1. Summary of Key Modeling Specifications</w:t>
        </w:r>
        <w:r w:rsidR="003701E9">
          <w:rPr>
            <w:noProof/>
            <w:webHidden/>
          </w:rPr>
          <w:tab/>
        </w:r>
        <w:r w:rsidR="003701E9">
          <w:rPr>
            <w:noProof/>
            <w:webHidden/>
          </w:rPr>
          <w:fldChar w:fldCharType="begin"/>
        </w:r>
        <w:r w:rsidR="003701E9">
          <w:rPr>
            <w:noProof/>
            <w:webHidden/>
          </w:rPr>
          <w:instrText xml:space="preserve"> PAGEREF _Toc187939853 \h </w:instrText>
        </w:r>
        <w:r w:rsidR="003701E9">
          <w:rPr>
            <w:noProof/>
            <w:webHidden/>
          </w:rPr>
        </w:r>
        <w:r w:rsidR="003701E9">
          <w:rPr>
            <w:noProof/>
            <w:webHidden/>
          </w:rPr>
          <w:fldChar w:fldCharType="separate"/>
        </w:r>
        <w:r w:rsidR="003701E9">
          <w:rPr>
            <w:noProof/>
            <w:webHidden/>
          </w:rPr>
          <w:t>v</w:t>
        </w:r>
        <w:r w:rsidR="003701E9">
          <w:rPr>
            <w:noProof/>
            <w:webHidden/>
          </w:rPr>
          <w:fldChar w:fldCharType="end"/>
        </w:r>
      </w:hyperlink>
    </w:p>
    <w:p w14:paraId="72676327" w14:textId="4C3CAA96"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4" w:history="1">
        <w:r w:rsidRPr="0039720C">
          <w:rPr>
            <w:rStyle w:val="Hyperlink"/>
            <w:noProof/>
          </w:rPr>
          <w:t>Table ES-2. Summary of Key Results for Annual Site Energy Savings</w:t>
        </w:r>
        <w:r>
          <w:rPr>
            <w:noProof/>
            <w:webHidden/>
          </w:rPr>
          <w:tab/>
        </w:r>
        <w:r>
          <w:rPr>
            <w:noProof/>
            <w:webHidden/>
          </w:rPr>
          <w:fldChar w:fldCharType="begin"/>
        </w:r>
        <w:r>
          <w:rPr>
            <w:noProof/>
            <w:webHidden/>
          </w:rPr>
          <w:instrText xml:space="preserve"> PAGEREF _Toc187939854 \h </w:instrText>
        </w:r>
        <w:r>
          <w:rPr>
            <w:noProof/>
            <w:webHidden/>
          </w:rPr>
        </w:r>
        <w:r>
          <w:rPr>
            <w:noProof/>
            <w:webHidden/>
          </w:rPr>
          <w:fldChar w:fldCharType="separate"/>
        </w:r>
        <w:r>
          <w:rPr>
            <w:noProof/>
            <w:webHidden/>
          </w:rPr>
          <w:t>vi</w:t>
        </w:r>
        <w:r>
          <w:rPr>
            <w:noProof/>
            <w:webHidden/>
          </w:rPr>
          <w:fldChar w:fldCharType="end"/>
        </w:r>
      </w:hyperlink>
    </w:p>
    <w:p w14:paraId="0353B706" w14:textId="6BFD56A3"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5" w:history="1">
        <w:r w:rsidRPr="0039720C">
          <w:rPr>
            <w:rStyle w:val="Hyperlink"/>
            <w:noProof/>
          </w:rPr>
          <w:t>Table ES-3. Summary of Key Results for Annual Greenhouse Gas Emissions Savings.</w:t>
        </w:r>
        <w:r>
          <w:rPr>
            <w:noProof/>
            <w:webHidden/>
          </w:rPr>
          <w:tab/>
        </w:r>
        <w:r>
          <w:rPr>
            <w:noProof/>
            <w:webHidden/>
          </w:rPr>
          <w:fldChar w:fldCharType="begin"/>
        </w:r>
        <w:r>
          <w:rPr>
            <w:noProof/>
            <w:webHidden/>
          </w:rPr>
          <w:instrText xml:space="preserve"> PAGEREF _Toc187939855 \h </w:instrText>
        </w:r>
        <w:r>
          <w:rPr>
            <w:noProof/>
            <w:webHidden/>
          </w:rPr>
        </w:r>
        <w:r>
          <w:rPr>
            <w:noProof/>
            <w:webHidden/>
          </w:rPr>
          <w:fldChar w:fldCharType="separate"/>
        </w:r>
        <w:r>
          <w:rPr>
            <w:noProof/>
            <w:webHidden/>
          </w:rPr>
          <w:t>vi</w:t>
        </w:r>
        <w:r>
          <w:rPr>
            <w:noProof/>
            <w:webHidden/>
          </w:rPr>
          <w:fldChar w:fldCharType="end"/>
        </w:r>
      </w:hyperlink>
    </w:p>
    <w:p w14:paraId="3DA10B5D" w14:textId="47E70DCE"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6" w:history="1">
        <w:r w:rsidRPr="0039720C">
          <w:rPr>
            <w:rStyle w:val="Hyperlink"/>
            <w:noProof/>
          </w:rPr>
          <w:t>Table ES-4. Summary of Key Results for Annual Utility Bill Savings.</w:t>
        </w:r>
        <w:r>
          <w:rPr>
            <w:noProof/>
            <w:webHidden/>
          </w:rPr>
          <w:tab/>
        </w:r>
        <w:r>
          <w:rPr>
            <w:noProof/>
            <w:webHidden/>
          </w:rPr>
          <w:fldChar w:fldCharType="begin"/>
        </w:r>
        <w:r>
          <w:rPr>
            <w:noProof/>
            <w:webHidden/>
          </w:rPr>
          <w:instrText xml:space="preserve"> PAGEREF _Toc187939856 \h </w:instrText>
        </w:r>
        <w:r>
          <w:rPr>
            <w:noProof/>
            <w:webHidden/>
          </w:rPr>
        </w:r>
        <w:r>
          <w:rPr>
            <w:noProof/>
            <w:webHidden/>
          </w:rPr>
          <w:fldChar w:fldCharType="separate"/>
        </w:r>
        <w:r>
          <w:rPr>
            <w:noProof/>
            <w:webHidden/>
          </w:rPr>
          <w:t>vii</w:t>
        </w:r>
        <w:r>
          <w:rPr>
            <w:noProof/>
            <w:webHidden/>
          </w:rPr>
          <w:fldChar w:fldCharType="end"/>
        </w:r>
      </w:hyperlink>
    </w:p>
    <w:p w14:paraId="663DD2BD" w14:textId="1251B03C"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7" w:history="1">
        <w:r w:rsidRPr="0039720C">
          <w:rPr>
            <w:rStyle w:val="Hyperlink"/>
            <w:noProof/>
          </w:rPr>
          <w:t>Table 1. Lighting Generations and Associated Technologies for Each Category</w:t>
        </w:r>
        <w:r>
          <w:rPr>
            <w:noProof/>
            <w:webHidden/>
          </w:rPr>
          <w:tab/>
        </w:r>
        <w:r>
          <w:rPr>
            <w:noProof/>
            <w:webHidden/>
          </w:rPr>
          <w:fldChar w:fldCharType="begin"/>
        </w:r>
        <w:r>
          <w:rPr>
            <w:noProof/>
            <w:webHidden/>
          </w:rPr>
          <w:instrText xml:space="preserve"> PAGEREF _Toc187939857 \h </w:instrText>
        </w:r>
        <w:r>
          <w:rPr>
            <w:noProof/>
            <w:webHidden/>
          </w:rPr>
        </w:r>
        <w:r>
          <w:rPr>
            <w:noProof/>
            <w:webHidden/>
          </w:rPr>
          <w:fldChar w:fldCharType="separate"/>
        </w:r>
        <w:r>
          <w:rPr>
            <w:noProof/>
            <w:webHidden/>
          </w:rPr>
          <w:t>4</w:t>
        </w:r>
        <w:r>
          <w:rPr>
            <w:noProof/>
            <w:webHidden/>
          </w:rPr>
          <w:fldChar w:fldCharType="end"/>
        </w:r>
      </w:hyperlink>
    </w:p>
    <w:p w14:paraId="6CCA9957" w14:textId="17A93C96"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8" w:history="1">
        <w:r w:rsidRPr="0039720C">
          <w:rPr>
            <w:rStyle w:val="Hyperlink"/>
            <w:noProof/>
          </w:rPr>
          <w:t>Table 2. Average Building-Level Lighting Power Density (W/ft</w:t>
        </w:r>
        <w:r w:rsidRPr="0039720C">
          <w:rPr>
            <w:rStyle w:val="Hyperlink"/>
            <w:noProof/>
            <w:vertAlign w:val="superscript"/>
          </w:rPr>
          <w:t>2</w:t>
        </w:r>
        <w:r w:rsidRPr="0039720C">
          <w:rPr>
            <w:rStyle w:val="Hyperlink"/>
            <w:noProof/>
          </w:rPr>
          <w:t>) by Lighting Generation and Building Type</w:t>
        </w:r>
        <w:r>
          <w:rPr>
            <w:noProof/>
            <w:webHidden/>
          </w:rPr>
          <w:tab/>
        </w:r>
        <w:r>
          <w:rPr>
            <w:noProof/>
            <w:webHidden/>
          </w:rPr>
          <w:fldChar w:fldCharType="begin"/>
        </w:r>
        <w:r>
          <w:rPr>
            <w:noProof/>
            <w:webHidden/>
          </w:rPr>
          <w:instrText xml:space="preserve"> PAGEREF _Toc187939858 \h </w:instrText>
        </w:r>
        <w:r>
          <w:rPr>
            <w:noProof/>
            <w:webHidden/>
          </w:rPr>
        </w:r>
        <w:r>
          <w:rPr>
            <w:noProof/>
            <w:webHidden/>
          </w:rPr>
          <w:fldChar w:fldCharType="separate"/>
        </w:r>
        <w:r>
          <w:rPr>
            <w:noProof/>
            <w:webHidden/>
          </w:rPr>
          <w:t>5</w:t>
        </w:r>
        <w:r>
          <w:rPr>
            <w:noProof/>
            <w:webHidden/>
          </w:rPr>
          <w:fldChar w:fldCharType="end"/>
        </w:r>
      </w:hyperlink>
    </w:p>
    <w:p w14:paraId="33698209" w14:textId="34CA7C4F"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59" w:history="1">
        <w:r w:rsidRPr="0039720C">
          <w:rPr>
            <w:rStyle w:val="Hyperlink"/>
            <w:noProof/>
          </w:rPr>
          <w:t>Table 3. On-Site Fossil Fuel Emissions Factors</w:t>
        </w:r>
        <w:r>
          <w:rPr>
            <w:noProof/>
            <w:webHidden/>
          </w:rPr>
          <w:tab/>
        </w:r>
        <w:r>
          <w:rPr>
            <w:noProof/>
            <w:webHidden/>
          </w:rPr>
          <w:fldChar w:fldCharType="begin"/>
        </w:r>
        <w:r>
          <w:rPr>
            <w:noProof/>
            <w:webHidden/>
          </w:rPr>
          <w:instrText xml:space="preserve"> PAGEREF _Toc187939859 \h </w:instrText>
        </w:r>
        <w:r>
          <w:rPr>
            <w:noProof/>
            <w:webHidden/>
          </w:rPr>
        </w:r>
        <w:r>
          <w:rPr>
            <w:noProof/>
            <w:webHidden/>
          </w:rPr>
          <w:fldChar w:fldCharType="separate"/>
        </w:r>
        <w:r>
          <w:rPr>
            <w:noProof/>
            <w:webHidden/>
          </w:rPr>
          <w:t>11</w:t>
        </w:r>
        <w:r>
          <w:rPr>
            <w:noProof/>
            <w:webHidden/>
          </w:rPr>
          <w:fldChar w:fldCharType="end"/>
        </w:r>
      </w:hyperlink>
    </w:p>
    <w:p w14:paraId="71AE6E9B" w14:textId="38B9B877"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60" w:history="1">
        <w:r w:rsidRPr="0039720C">
          <w:rPr>
            <w:rStyle w:val="Hyperlink"/>
            <w:noProof/>
          </w:rPr>
          <w:t>Table 4. Summary Statistics of Utility Bill Implementation in ComStock by Fuel Type</w:t>
        </w:r>
        <w:r>
          <w:rPr>
            <w:noProof/>
            <w:webHidden/>
          </w:rPr>
          <w:tab/>
        </w:r>
        <w:r>
          <w:rPr>
            <w:noProof/>
            <w:webHidden/>
          </w:rPr>
          <w:fldChar w:fldCharType="begin"/>
        </w:r>
        <w:r>
          <w:rPr>
            <w:noProof/>
            <w:webHidden/>
          </w:rPr>
          <w:instrText xml:space="preserve"> PAGEREF _Toc187939860 \h </w:instrText>
        </w:r>
        <w:r>
          <w:rPr>
            <w:noProof/>
            <w:webHidden/>
          </w:rPr>
        </w:r>
        <w:r>
          <w:rPr>
            <w:noProof/>
            <w:webHidden/>
          </w:rPr>
          <w:fldChar w:fldCharType="separate"/>
        </w:r>
        <w:r>
          <w:rPr>
            <w:noProof/>
            <w:webHidden/>
          </w:rPr>
          <w:t>11</w:t>
        </w:r>
        <w:r>
          <w:rPr>
            <w:noProof/>
            <w:webHidden/>
          </w:rPr>
          <w:fldChar w:fldCharType="end"/>
        </w:r>
      </w:hyperlink>
    </w:p>
    <w:p w14:paraId="4BD61A42" w14:textId="3BBF6534"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61" w:history="1">
        <w:r w:rsidRPr="0039720C">
          <w:rPr>
            <w:rStyle w:val="Hyperlink"/>
            <w:noProof/>
          </w:rPr>
          <w:t>Table 5. Output Variables Calculated From the Measure Application</w:t>
        </w:r>
        <w:r>
          <w:rPr>
            <w:noProof/>
            <w:webHidden/>
          </w:rPr>
          <w:tab/>
        </w:r>
        <w:r>
          <w:rPr>
            <w:noProof/>
            <w:webHidden/>
          </w:rPr>
          <w:fldChar w:fldCharType="begin"/>
        </w:r>
        <w:r>
          <w:rPr>
            <w:noProof/>
            <w:webHidden/>
          </w:rPr>
          <w:instrText xml:space="preserve"> PAGEREF _Toc187939861 \h </w:instrText>
        </w:r>
        <w:r>
          <w:rPr>
            <w:noProof/>
            <w:webHidden/>
          </w:rPr>
        </w:r>
        <w:r>
          <w:rPr>
            <w:noProof/>
            <w:webHidden/>
          </w:rPr>
          <w:fldChar w:fldCharType="separate"/>
        </w:r>
        <w:r>
          <w:rPr>
            <w:noProof/>
            <w:webHidden/>
          </w:rPr>
          <w:t>14</w:t>
        </w:r>
        <w:r>
          <w:rPr>
            <w:noProof/>
            <w:webHidden/>
          </w:rPr>
          <w:fldChar w:fldCharType="end"/>
        </w:r>
      </w:hyperlink>
    </w:p>
    <w:p w14:paraId="6FBA29D2" w14:textId="263AB875"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62" w:history="1">
        <w:r w:rsidRPr="0039720C">
          <w:rPr>
            <w:rStyle w:val="Hyperlink"/>
            <w:noProof/>
          </w:rPr>
          <w:t>Table 6. Default Options for Measure Parameters</w:t>
        </w:r>
        <w:r>
          <w:rPr>
            <w:noProof/>
            <w:webHidden/>
          </w:rPr>
          <w:tab/>
        </w:r>
        <w:r>
          <w:rPr>
            <w:noProof/>
            <w:webHidden/>
          </w:rPr>
          <w:fldChar w:fldCharType="begin"/>
        </w:r>
        <w:r>
          <w:rPr>
            <w:noProof/>
            <w:webHidden/>
          </w:rPr>
          <w:instrText xml:space="preserve"> PAGEREF _Toc187939862 \h </w:instrText>
        </w:r>
        <w:r>
          <w:rPr>
            <w:noProof/>
            <w:webHidden/>
          </w:rPr>
        </w:r>
        <w:r>
          <w:rPr>
            <w:noProof/>
            <w:webHidden/>
          </w:rPr>
          <w:fldChar w:fldCharType="separate"/>
        </w:r>
        <w:r>
          <w:rPr>
            <w:noProof/>
            <w:webHidden/>
          </w:rPr>
          <w:t>16</w:t>
        </w:r>
        <w:r>
          <w:rPr>
            <w:noProof/>
            <w:webHidden/>
          </w:rPr>
          <w:fldChar w:fldCharType="end"/>
        </w:r>
      </w:hyperlink>
    </w:p>
    <w:p w14:paraId="53E340F1" w14:textId="219AA6A9" w:rsidR="003701E9" w:rsidRDefault="003701E9">
      <w:pPr>
        <w:pStyle w:val="TableofFigures"/>
        <w:rPr>
          <w:rFonts w:asciiTheme="minorHAnsi" w:eastAsiaTheme="minorEastAsia" w:hAnsiTheme="minorHAnsi" w:cstheme="minorBidi"/>
          <w:noProof/>
          <w:color w:val="auto"/>
          <w:kern w:val="2"/>
          <w:sz w:val="24"/>
          <w:szCs w:val="24"/>
          <w14:ligatures w14:val="standardContextual"/>
        </w:rPr>
      </w:pPr>
      <w:hyperlink w:anchor="_Toc187939863" w:history="1">
        <w:r w:rsidRPr="0039720C">
          <w:rPr>
            <w:rStyle w:val="Hyperlink"/>
            <w:noProof/>
          </w:rPr>
          <w:t>Table . Summary of Site Energy Savings From Upgrade Measure Application vs. the ComStock Baseline</w:t>
        </w:r>
        <w:r>
          <w:rPr>
            <w:noProof/>
            <w:webHidden/>
          </w:rPr>
          <w:tab/>
        </w:r>
        <w:r>
          <w:rPr>
            <w:noProof/>
            <w:webHidden/>
          </w:rPr>
          <w:fldChar w:fldCharType="begin"/>
        </w:r>
        <w:r>
          <w:rPr>
            <w:noProof/>
            <w:webHidden/>
          </w:rPr>
          <w:instrText xml:space="preserve"> PAGEREF _Toc187939863 \h </w:instrText>
        </w:r>
        <w:r>
          <w:rPr>
            <w:noProof/>
            <w:webHidden/>
          </w:rPr>
        </w:r>
        <w:r>
          <w:rPr>
            <w:noProof/>
            <w:webHidden/>
          </w:rPr>
          <w:fldChar w:fldCharType="separate"/>
        </w:r>
        <w:r>
          <w:rPr>
            <w:noProof/>
            <w:webHidden/>
          </w:rPr>
          <w:t>21</w:t>
        </w:r>
        <w:r>
          <w:rPr>
            <w:noProof/>
            <w:webHidden/>
          </w:rPr>
          <w:fldChar w:fldCharType="end"/>
        </w:r>
      </w:hyperlink>
    </w:p>
    <w:p w14:paraId="45DCDF2A" w14:textId="503F4DDE" w:rsidR="00B07A10" w:rsidRPr="000978B5" w:rsidRDefault="00B07A10" w:rsidP="00997B65">
      <w:pPr>
        <w:pStyle w:val="NRELHead01"/>
        <w:sectPr w:rsidR="00B07A10" w:rsidRPr="000978B5" w:rsidSect="00B07A10">
          <w:headerReference w:type="even" r:id="rId26"/>
          <w:headerReference w:type="default" r:id="rId27"/>
          <w:footerReference w:type="default" r:id="rId28"/>
          <w:headerReference w:type="first" r:id="rId29"/>
          <w:type w:val="oddPage"/>
          <w:pgSz w:w="12240" w:h="15840" w:code="181"/>
          <w:pgMar w:top="1440" w:right="1440" w:bottom="1440" w:left="1440" w:header="720" w:footer="432" w:gutter="0"/>
          <w:pgNumType w:fmt="lowerRoman" w:start="3"/>
          <w:cols w:space="720"/>
          <w:docGrid w:linePitch="326"/>
        </w:sectPr>
      </w:pPr>
      <w:r w:rsidRPr="000978B5">
        <w:rPr>
          <w:rFonts w:ascii="Times-Roman" w:hAnsi="Times-Roman" w:cs="Times-Roman"/>
          <w:color w:val="FF0000"/>
        </w:rPr>
        <w:fldChar w:fldCharType="end"/>
      </w:r>
      <w:r w:rsidRPr="000978B5">
        <w:rPr>
          <w:rFonts w:ascii="Times-Roman" w:hAnsi="Times-Roman" w:cs="Times-Roman"/>
          <w:color w:val="FF0000"/>
        </w:rPr>
        <w:fldChar w:fldCharType="begin"/>
      </w:r>
      <w:r w:rsidRPr="000978B5">
        <w:instrText xml:space="preserve"> TOC \h \z \t "FEMP_Table_Caption" \c </w:instrText>
      </w:r>
      <w:r w:rsidRPr="000978B5">
        <w:rPr>
          <w:rFonts w:ascii="Times-Roman" w:hAnsi="Times-Roman" w:cs="Times-Roman"/>
          <w:color w:val="FF0000"/>
        </w:rPr>
        <w:fldChar w:fldCharType="end"/>
      </w:r>
      <w:r w:rsidRPr="000978B5">
        <w:br w:type="page"/>
      </w:r>
      <w:bookmarkStart w:id="46" w:name="_Toc291051272"/>
      <w:bookmarkStart w:id="47" w:name="_Toc291052384"/>
      <w:bookmarkStart w:id="48" w:name="_Toc314819176"/>
      <w:bookmarkStart w:id="49" w:name="_Toc314823678"/>
      <w:bookmarkStart w:id="50" w:name="_Toc352071746"/>
    </w:p>
    <w:p w14:paraId="2A601F7B" w14:textId="6F81C59F" w:rsidR="00B07A10" w:rsidRPr="000978B5" w:rsidRDefault="00B07A10" w:rsidP="00BD51C3">
      <w:pPr>
        <w:pStyle w:val="NRELHead01Numbered"/>
      </w:pPr>
      <w:bookmarkStart w:id="51" w:name="_Toc185837467"/>
      <w:bookmarkStart w:id="52" w:name="_Toc187938235"/>
      <w:bookmarkEnd w:id="40"/>
      <w:bookmarkEnd w:id="41"/>
      <w:bookmarkEnd w:id="42"/>
      <w:bookmarkEnd w:id="46"/>
      <w:bookmarkEnd w:id="47"/>
      <w:bookmarkEnd w:id="48"/>
      <w:bookmarkEnd w:id="49"/>
      <w:bookmarkEnd w:id="50"/>
      <w:r w:rsidRPr="000978B5">
        <w:lastRenderedPageBreak/>
        <w:t>Technology Summary</w:t>
      </w:r>
      <w:bookmarkEnd w:id="51"/>
      <w:bookmarkEnd w:id="52"/>
    </w:p>
    <w:p w14:paraId="7D57ACB2" w14:textId="3C3E49E2" w:rsidR="005D2371" w:rsidRPr="000978B5" w:rsidRDefault="005D2371" w:rsidP="002C3406">
      <w:pPr>
        <w:pStyle w:val="NRELBodyText"/>
      </w:pPr>
      <w:r w:rsidRPr="000978B5">
        <w:t xml:space="preserve">The lighting control for </w:t>
      </w:r>
      <w:r w:rsidR="00E757F8">
        <w:t>emissions reduction</w:t>
      </w:r>
      <w:r w:rsidRPr="000978B5">
        <w:t xml:space="preserve"> measure applies lighting dimming control </w:t>
      </w:r>
      <w:r w:rsidR="00032FA6" w:rsidRPr="000978B5">
        <w:t>to reduce</w:t>
      </w:r>
      <w:r w:rsidRPr="000978B5">
        <w:t xml:space="preserve"> the lighting load </w:t>
      </w:r>
      <w:r w:rsidR="00E757F8">
        <w:t xml:space="preserve">and corresponding greenhouse gas emissions </w:t>
      </w:r>
      <w:r w:rsidRPr="000978B5">
        <w:t xml:space="preserve">during the peak window </w:t>
      </w:r>
      <w:commentRangeStart w:id="53"/>
      <w:r w:rsidRPr="000978B5">
        <w:t xml:space="preserve">every </w:t>
      </w:r>
      <w:r w:rsidR="00602223" w:rsidRPr="000978B5">
        <w:t>week</w:t>
      </w:r>
      <w:r w:rsidRPr="000978B5">
        <w:t>day</w:t>
      </w:r>
      <w:commentRangeEnd w:id="53"/>
      <w:r w:rsidR="000B0485" w:rsidRPr="000978B5">
        <w:rPr>
          <w:rStyle w:val="CommentReference"/>
          <w:sz w:val="24"/>
          <w:szCs w:val="20"/>
        </w:rPr>
        <w:commentReference w:id="53"/>
      </w:r>
      <w:r w:rsidRPr="000978B5">
        <w:t>. The measure takes daily peak load schedule inputs generated by the method “Dispatch Schedule Generation” described in</w:t>
      </w:r>
      <w:r w:rsidRPr="000978B5" w:rsidDel="00460457">
        <w:t xml:space="preserve"> </w:t>
      </w:r>
      <w:commentRangeStart w:id="54"/>
      <w:r w:rsidR="00351C1E" w:rsidRPr="000978B5">
        <w:fldChar w:fldCharType="begin"/>
      </w:r>
      <w:r w:rsidR="00351C1E" w:rsidRPr="000978B5">
        <w:instrText>HYPERLINK "https://www.nrel.gov/docs/fy24osti/89343.pdf"</w:instrText>
      </w:r>
      <w:r w:rsidR="00351C1E" w:rsidRPr="000978B5">
        <w:fldChar w:fldCharType="separate"/>
      </w:r>
      <w:r w:rsidR="00460457" w:rsidRPr="00460457">
        <w:rPr>
          <w:rStyle w:val="Hyperlink"/>
        </w:rPr>
        <w:t xml:space="preserve">End-Use Savings Shapes Measure Documentation: </w:t>
      </w:r>
      <w:r w:rsidR="00351C1E" w:rsidRPr="00460457">
        <w:rPr>
          <w:rStyle w:val="Hyperlink"/>
        </w:rPr>
        <w:t>Dispatch Schedule Generation for Demand Flexibility Measures</w:t>
      </w:r>
      <w:r w:rsidR="00351C1E" w:rsidRPr="000978B5">
        <w:rPr>
          <w:rStyle w:val="Hyperlink"/>
        </w:rPr>
        <w:fldChar w:fldCharType="end"/>
      </w:r>
      <w:r w:rsidRPr="000978B5">
        <w:t xml:space="preserve"> </w:t>
      </w:r>
      <w:commentRangeStart w:id="55"/>
      <w:r w:rsidRPr="000978B5">
        <w:t>(on the ComStock webpage)</w:t>
      </w:r>
      <w:commentRangeEnd w:id="54"/>
      <w:r w:rsidR="00FD0CB5" w:rsidRPr="000978B5">
        <w:rPr>
          <w:rStyle w:val="CommentReference"/>
          <w:sz w:val="24"/>
          <w:szCs w:val="20"/>
        </w:rPr>
        <w:commentReference w:id="54"/>
      </w:r>
      <w:r w:rsidRPr="000978B5">
        <w:t xml:space="preserve"> </w:t>
      </w:r>
      <w:commentRangeEnd w:id="55"/>
      <w:r w:rsidR="000B0485" w:rsidRPr="000978B5">
        <w:rPr>
          <w:rStyle w:val="CommentReference"/>
          <w:sz w:val="24"/>
          <w:szCs w:val="20"/>
        </w:rPr>
        <w:commentReference w:id="55"/>
      </w:r>
      <w:commentRangeStart w:id="56"/>
      <w:r w:rsidRPr="000978B5">
        <w:t>to determine the start and end times of the predicted peak window</w:t>
      </w:r>
      <w:commentRangeEnd w:id="56"/>
      <w:r w:rsidR="00A25FA6" w:rsidRPr="000978B5">
        <w:rPr>
          <w:rStyle w:val="CommentReference"/>
          <w:sz w:val="24"/>
          <w:szCs w:val="20"/>
        </w:rPr>
        <w:commentReference w:id="56"/>
      </w:r>
      <w:r w:rsidRPr="000978B5">
        <w:t xml:space="preserve">, and then adjusts the lighting </w:t>
      </w:r>
      <w:commentRangeStart w:id="57"/>
      <w:commentRangeEnd w:id="57"/>
      <w:r w:rsidR="004D0663" w:rsidRPr="000978B5">
        <w:rPr>
          <w:rStyle w:val="CommentReference"/>
          <w:sz w:val="24"/>
          <w:szCs w:val="20"/>
        </w:rPr>
        <w:commentReference w:id="57"/>
      </w:r>
      <w:r w:rsidRPr="000978B5">
        <w:t>level by a percentage reduction from the original schedules during the peak window to reduce the peak demand.</w:t>
      </w:r>
    </w:p>
    <w:p w14:paraId="6DDCEAA3" w14:textId="65703F05" w:rsidR="00D54A76" w:rsidRPr="000978B5" w:rsidRDefault="00D54A76" w:rsidP="00683C0E">
      <w:pPr>
        <w:pStyle w:val="NRELHead02Numbered"/>
      </w:pPr>
      <w:bookmarkStart w:id="58" w:name="_Toc163129127"/>
      <w:bookmarkStart w:id="59" w:name="_Toc185837468"/>
      <w:bookmarkStart w:id="60" w:name="_Toc187938236"/>
      <w:r w:rsidRPr="000978B5">
        <w:t xml:space="preserve">Grid-Interactive Efficient Buildings </w:t>
      </w:r>
      <w:r w:rsidR="00E57752">
        <w:t>W</w:t>
      </w:r>
      <w:r w:rsidRPr="000978B5">
        <w:t>ith Demand Flexibility</w:t>
      </w:r>
      <w:bookmarkEnd w:id="58"/>
      <w:bookmarkEnd w:id="59"/>
      <w:bookmarkEnd w:id="60"/>
    </w:p>
    <w:p w14:paraId="4E06CA60" w14:textId="2732494E" w:rsidR="007F23E5" w:rsidRPr="000978B5" w:rsidRDefault="00D54A76" w:rsidP="00FB72F2">
      <w:pPr>
        <w:pStyle w:val="NRELBodyText"/>
      </w:pPr>
      <w:r w:rsidRPr="000978B5">
        <w:t>Electricity consumers across the residential, commercial, and industrial sectors are increasingly interested in opportunities to reduce their electricity bills and carbon footprint. Simultaneously, utilities, system operators, and state decision</w:t>
      </w:r>
      <w:r w:rsidR="006B4A87">
        <w:t xml:space="preserve"> </w:t>
      </w:r>
      <w:r w:rsidRPr="000978B5">
        <w:t>makers are aiming to reduce costs, more effectively utilize existing grid assets, maintain power system reliability, and reach carbon reduction targets. At the intersection of the customer and utility perspectives, buildings and their associated loads offer opportunities to align the interests of consumers, system operators, and policy decision</w:t>
      </w:r>
      <w:r w:rsidR="006B4A87">
        <w:t xml:space="preserve"> </w:t>
      </w:r>
      <w:r w:rsidRPr="000978B5">
        <w:t>makers. Interactivity between buildings and the broader electricity system expands these opportunities, and is enabled by advancements in building control technologies, data availability, advanced metering, new tariff designs, and improved analytics for energy management. Collectively</w:t>
      </w:r>
      <w:r w:rsidR="001C2019">
        <w:t>,</w:t>
      </w:r>
      <w:r w:rsidRPr="000978B5">
        <w:t xml:space="preserve"> these smart technologies for energy management are often referred to as grid-interactive efficient buildings (GEBs). GEBs utilize high-efficiency components to reduce electricity demand and increase the flexibility of specific building loads, respond to real-time signals or advanced calls for demand response, or target bill savings associated </w:t>
      </w:r>
      <w:r w:rsidR="003C42AE">
        <w:t xml:space="preserve">with </w:t>
      </w:r>
      <w:r w:rsidRPr="000978B5">
        <w:t>demand regulations such as time-of-use rates and rates with demand charges. By shedding and shifting building load, these GEBs can reduce electricity bills, the cost of operating the grid, and emissions, all while maintaining the comfort of building occupants.</w:t>
      </w:r>
    </w:p>
    <w:p w14:paraId="6B347E17" w14:textId="2BE45C74" w:rsidR="00D54A76" w:rsidRPr="000978B5" w:rsidRDefault="00D54A76" w:rsidP="00FB72F2">
      <w:pPr>
        <w:pStyle w:val="NRELBodyText"/>
      </w:pPr>
      <w:r w:rsidRPr="000978B5">
        <w:t>Many studies have been devoted to building control for grid services</w:t>
      </w:r>
      <w:r w:rsidRPr="000978B5" w:rsidDel="00A56781">
        <w:t xml:space="preserve"> </w:t>
      </w:r>
      <w:commentRangeStart w:id="61"/>
      <w:r w:rsidR="00EB1788" w:rsidRPr="000978B5">
        <w:fldChar w:fldCharType="begin"/>
      </w:r>
      <w:r w:rsidR="00EB1788" w:rsidRPr="000978B5">
        <w:instrText xml:space="preserve"> ADDIN ZOTERO_ITEM CSL_CITATION {"citationID":"4PytocS7","properties":{"formattedCitation":"[1], [2], [3], [4], [5], [6], [7], [8], [9], [10]","plainCitation":"[1], [2], [3], [4], [5], [6], [7], [8], [9], [10]","noteIndex":0},"citationItems":[{"id":80,"uris":["http://zotero.org/groups/5450888/items/9DGX8DKF"],"itemData":{"id":80,"type":"article-journal","abstract":"The increased generation of renewable power is challenging in terms of the power balance and reliability of power grids due to the intermittent nature of renewable sources. Heating, ventilation, and airconditioning (HVAC) systems in buildings, at demand side, are promising candidates for providing frequency regulation. In this study, we systematically assessed the use of variable-speed pumps in HVAC systems for frequency regulation. The dynamic characteristics of the pump were investigated. The results show that the power of the pump can response to the frequency change rapidly (returning stable within 1s), while the response of ﬂow rate is slightly slower. A frequency regulation control strategy is proposed and implemented on a test rig. From the viewpoint of power grids, the experimental results show that the pump can provide high-quality frequency regulation (performance scores of 0.989 and 0.968). From the viewpoint of buildings, the experimental results indicate that the ﬂuctuation magnitude of the airhandling unit outlet air temperature increases (from 3.3 K to 7.1 K) with increasing automatic generation control (AGC) signal frequency, whereas the ﬂuctuation magnitude of the indoor air temperature increases to some extent and then decreases when the frequency of the AGC signal is above a certain level.","container-title":"Energy","DOI":"10.1016/j.energy.2020.117406","ISSN":"03605442","journalAbbreviation":"Energy","language":"en","page":"117406","source":"DOI.org (Crossref)","title":"Experimental study on the dynamics, quality and impacts of using variable-speed pumps in buildings for frequency regulation of smart power grids","volume":"199","author":[{"family":"Wang","given":"Huilong"},{"family":"Wang","given":"Shengwei"},{"family":"Shan","given":"Kui"}],"issued":{"date-parts":[["2020",5]]}}},{"id":79,"uris":["http://zotero.org/groups/5450888/items/ADTZ2729"],"itemData":{"id":79,"type":"article-journal","container-title":"Electric Power Systems Research","DOI":"10.1016/j.epsr.2016.12.001","ISSN":"03787796","journalAbbreviation":"Electric Power Systems Research","language":"en","page":"141-160","source":"DOI.org (Crossref)","title":"Generation following with thermostatically controlled loads via alternating direction method of multipliers sharing algorithm","volume":"146","author":[{"family":"Burger","given":"Eric M."},{"family":"Moura","given":"Scott J."}],"issued":{"date-parts":[["2017",5]]}}},{"id":78,"uris":["http://zotero.org/groups/5450888/items/6MUP94AJ"],"itemData":{"id":78,"type":"article-journal","container-title":"Electric Power Systems Research","DOI":"10.1016/j.epsr.2017.05.002","ISSN":"03787796","journalAbbreviation":"Electric Power Systems Research","language":"en","page":"45-54","source":"DOI.org (Crossref)","title":"Hierarchical control framework for integrated coordination between distributed energy resources and demand response","volume":"150","author":[{"family":"Wu","given":"Di"},{"family":"Lian","given":"Jianming"},{"family":"Sun","given":"Yannan"},{"family":"Yang","given":"Tao"},{"family":"Hansen","given":"Jacob"}],"issued":{"date-parts":[["2017",9]]}}},{"id":76,"uris":["http://zotero.org/groups/5450888/items/L8SADMZM"],"itemData":{"id":76,"type":"article-journal","abstract":"Buildings consume 73% of electricity produced in the United States and, currently, they are largely passive participants in the electric grid. However, the ﬂexibility in building loads can be exploited to provide ancillary services to enhance the grid reliability. In this paper, we investigate two control strategies that allow Heating, Ventilation and Air-Conditioning (HVAC) systems in commercial and residential buildings to provide frequency regulation services to the grid while maintaining occupants comfort. The ﬁrst optimal control strategy is based on model predictive control acting on a variable air volume HVAC system (continuously variable HVAC load), which is available in large commercial buildings. The second strategy is rule-based control acting on an aggregate of on/off HVAC systems, which are available in residential buildings in addition to many small to medium size commercial buildings. Hardware constraints that include limiting the switching between the different states for on/off HVAC units to maintain their lifetimes are considered. Simulations illustrate that the proposed control strategies provide frequency regulation to the grid, without affecting the indoor climate signiﬁcantly.","container-title":"Energies","DOI":"10.3390/en11071852","ISSN":"1996-1073","issue":"7","journalAbbreviation":"Energies","language":"en","page":"1852","source":"DOI.org (Crossref)","title":"Coordination and Control of Building HVAC Systems to Provide Frequency Regulation to the Electric Grid","volume":"11","author":[{"family":"Olama","given":"Mohammed"},{"family":"Kuruganti","given":"Teja"},{"family":"Nutaro","given":"James"},{"family":"Dong","given":"Jin"}],"issued":{"date-parts":[["2018",7,16]]}}},{"id":75,"uris":["http://zotero.org/groups/5450888/items/LMCIH4DR"],"itemData":{"id":75,"type":"article-journal","abstract":"Demand response (DR) currently plays a signiﬁcant role in the operation of the electric grid. As a result, quantiﬁcation of DR ﬂexibility is an important aspect in the utilization of various DR resources. Generally, the evaluation of DR ﬂexibility at bulk supply points (BSPs) is a challenging problem, especially without the monitoring of downstream customers’ load proﬁles in some areas. To solve this problem, we develop a two-layer DR ﬂexibility estimation framework. In the top layer, a top-down optimization approach is proposed to disaggregate the BSP load into different building categories based on a suite of prototype building (PB) load proﬁles. In the bottom layer, simpliﬁed DR estimation models are deployed to quantify the theoretical DR ﬂexibility of each PB type. Key advantages of this framework include: 1) quantifying DR ﬂexibility at BSPs without relying on smart meter data or detailed customer surveys and 2) providing day-ahead, hour-ahead, and near real-time prediction of DR resources based on weather forecasts and other data. Case studies demonstrate the effectiveness of load disaggregation and DR ﬂexibility quantiﬁcation at a BSP. The prediction is compared with detailed physical models, and the mean relative errors for upper/lower DR capacity at the BSP are 1.5% and 3.1%, respectively.","container-title":"IEEE Transactions on Smart Grid","DOI":"10.1109/TSG.2016.2636873","ISSN":"1949-3053, 1949-3061","issue":"4","journalAbbreviation":"IEEE Trans. Smart Grid","language":"en","page":"3616-3627","source":"DOI.org (Crossref)","title":"A Two-Layer Framework for Quantifying Demand Response Flexibility at Bulk Supply Points","volume":"9","author":[{"family":"Wang","given":"Ke"},{"family":"Yin","given":"Rongxin"},{"family":"Yao","given":"Liangzhong"},{"family":"Yao","given":"Jianguo"},{"family":"Yong","given":"Taiyou"},{"family":"Deforest","given":"Nicholas"}],"issued":{"date-parts":[["2018",7]]}}},{"id":74,"uris":["http://zotero.org/groups/5450888/items/Q4TI4XSR"],"itemData":{"id":74,"type":"article-journal","abstract":"It is widely accepted that thermostatically controlled loads (TCLs) can be used to provide regulation reserve to the grid. We ﬁrst argue that the aggregate ﬂexibility offered by a collection of TCLs can be succinctly modeled as a stochastic battery with dissipation. We next characterize the power limits and energy capacity of this battery model in terms of TCL parameters and random exogenous variables such as ambient temperature and user-speciﬁed set-points. We then describe a direct load control architecture for regulation service provision. Here, we use a priority-stack-based control framework to select which TCLs to control at any time. The control objective is for the aggregate power deviation from baseline to track an automatic generation control signal supplied by the system operator. Simulation studies suggest the practical promise of our methods.","container-title":"IEEE Transactions on Power Systems","DOI":"10.1109/TPWRS.2014.2328865","ISSN":"0885-8950, 1558-0679","issue":"1","journalAbbreviation":"IEEE Trans. Power Syst.","language":"en","page":"189-198","source":"DOI.org (Crossref)","title":"Aggregate Flexibility of Thermostatically Controlled Loads","volume":"30","author":[{"family":"Hao","given":"He"},{"family":"Sanandaji","given":"Borhan M."},{"family":"Poolla","given":"Kameshwar"},{"family":"Vincent","given":"Tyrone L."}],"issued":{"date-parts":[["2015",1]]}}},{"id":73,"uris":["http://zotero.org/groups/5450888/items/86EC3AVJ"],"itemData":{"id":73,"type":"article-journal","abstract":"Demand response is playing an increasingly important role in the efﬁcient and reliable operation of the electric grid. Modeling the dynamic behavior of a large population of responsive loads is especially important to evaluate the effectiveness of various demand response strategies. In this paper, a highly accurate aggregated model is developed for a population of air conditioning loads. The model effectively includes statistical information of the load population, systematically deals with load heterogeneity, and accounts for second-order dynamics necessary to accurately capture the transient dynamics in the collective response. Based on the model, a novel aggregated control strategy is designed for the load population under realistic conditions. The proposed controller is fully responsive and achieves the control objective without sacriﬁcing end-use performance. The proposed aggregated modeling and control strategy is validated through realistic simulations using GridLAB-D. Extensive simulation results indicate that the proposed approach can effectively manage a large number of air conditioning systems to provide various demand response services, such as frequency regulation and peak load reduction.","container-title":"IEEE Transactions on Power Systems","DOI":"10.1109/TPWRS.2013.2266121","ISSN":"0885-8950, 1558-0679","issue":"4","journalAbbreviation":"IEEE Trans. Power Syst.","language":"en","page":"4655-4664","source":"DOI.org (Crossref)","title":"Aggregated Modeling and Control of Air Conditioning Loads for Demand Response","volume":"28","author":[{"family":"Zhang","given":"Wei"},{"family":"Lian","given":"Jianming"},{"family":"Chang","given":"Chin-Yao"},{"family":"Kalsi","given":"Karanjit"}],"issued":{"date-parts":[["2013",11]]}}},{"id":72,"uris":["http://zotero.org/groups/5450888/items/K58MCPVK"],"itemData":{"id":72,"type":"article-journal","abstract":"This paper focuses on developing an interdisciplinary mechanism that combines machine learning, optimization, and data structure design to build a demand response and home energy management system that can meet the needs of reallife conditions. The loads of major home appliances are divided into three categories: 1) containing ﬁxed loads; 2) regulate-able loads; and 3) deferrable loads, based on which a decoupled demand response mechanism is proposed for optimal energy management of the three categories of loads. A learning-based demand response strategy is developed for regulateable loads with a special focus on home heating, ventilation, and air conditioning (HVACs). This paper presents how a learning system should be designed to learn the energy consumption model of HVACs, how to integrate the learning mechanism with optimization techniques to generate optimal demand response policies, and how a data structure should be designed to store and capture current home appliance behaviors properly. This paper investigates how the integrative and learning-based home energy management system behaves in a demand response framework. Case studies are conducted through an integrative simulation approach that combines a home energy simulator and MATLAB together for demand response evaluation.","container-title":"IEEE Transactions on Smart Grid","DOI":"10.1109/TSG.2016.2552169","ISSN":"1949-3053, 1949-3061","issue":"4","journalAbbreviation":"IEEE Trans. Smart Grid","language":"en","page":"1790-1801","source":"DOI.org (Crossref)","title":"An Optimal and Learning-Based Demand Response and Home Energy Management System","volume":"7","author":[{"family":"Zhang","given":"Dong"},{"family":"Li","given":"Shuhui"},{"family":"Sun","given":"Min"},{"family":"O'Neill","given":"Zheng"}],"issued":{"date-parts":[["2016",7]]}}},{"id":70,"uris":["http://zotero.org/groups/5450888/items/GC6Y44DJ"],"itemData":{"id":70,"type":"article-journal","abstract":"Demand response and energy storage play a profound role in the smart grid. The focus of this paper is to evaluate beneﬁts of coordinating ﬂexible loads and energy storage to provide power grid and end user services. We present a generalized battery model (GBM) to describe the ﬂexibility of building loads and energy storage. An optimization-based approach is proposed to characterize the parameters (power and energy limits) of the GBM for ﬂexible building loads. We then develop optimal coordination algorithms to provide power grid and end user services such as energy arbitrage, frequency regulation, spinning reserve, as well as energy cost and demand charge reduction. Several case studies have been performed to demonstrate the efﬁcacy of the GBM and coordination algorithms, and evaluate the beneﬁts of using their ﬂexibility for power grid and end user services. We show that optimal coordination yields signiﬁcant cost savings and revenue. Moreover, the best option for power grid services is to provide energy arbitrage and frequency regulation. Furthermore, when coordinating ﬂexible loads with energy storage to provide end user services, it is recommended to consider demand charge in addition to time-of-use price in order to ﬂatten the aggregate power proﬁle.","container-title":"IEEE Transactions on Smart Grid","DOI":"10.1109/TSG.2017.2655083","ISSN":"1949-3053, 1949-3061","issue":"5","journalAbbreviation":"IEEE Trans. Smart Grid","language":"en","page":"4335-4345","source":"DOI.org (Crossref)","title":"Optimal Coordination of Building Loads and Energy Storage for Power Grid and End User Services","volume":"9","author":[{"family":"Hao","given":"He"},{"family":"Wu","given":"Di"},{"family":"Lian","given":"Jianming"},{"family":"Yang","given":"Tao"}],"issued":{"date-parts":[["2018",9]]}}},{"id":109,"uris":["http://zotero.org/groups/5450888/items/LSERPIZY"],"itemData":{"id":109,"type":"article-journal","abstract":"In order to provide the ancillary service for smart grid, this paper proposes a modelling and control protocol design approach for the aggregation of heterogeneous thermostatically controlled loads (TCLs). A 2-D state bin is proposed to model the second-order TCL dynamics in a population model. Detailed procedure of calculating the transition probability in the system matrix is provided. In the controller design, a model predictive control (MPC) scheme is proposed to obtain the optimal control actions along the prediction horizon. In addition, implementation of the control signal for adjusting TCLs' statuses are also investigated with practical situations considered. Simulation results reveal the feasibility and efﬁcacy of the proposed modelling and control approach when applied on a large population of TCLs. Some factors that may affect the service performance are also discussed in this paper.","container-title":"IEEE Transactions on Power Systems","DOI":"10.1109/TPWRS.2015.2457428","ISSN":"0885-8950, 1558-0679","issue":"3","journalAbbreviation":"IEEE Trans. Power Syst.","language":"en","page":"1963-1971","source":"DOI.org (Crossref)","title":"Model Predictive Control of Aggregated Heterogeneous Second-Order Thermostatically Controlled Loads for Ancillary Services","volume":"31","author":[{"family":"Liu","given":"Mingxi"},{"family":"Shi","given":"Yang"}],"issued":{"date-parts":[["2016",5]]}}}],"schema":"https://github.com/citation-style-language/schema/raw/master/csl-citation.json"} </w:instrText>
      </w:r>
      <w:r w:rsidR="00EB1788" w:rsidRPr="000978B5">
        <w:fldChar w:fldCharType="separate"/>
      </w:r>
      <w:r w:rsidR="00EB1788" w:rsidRPr="000978B5">
        <w:t>[1], [2], [3], [4], [5], [6], [7], [8], [9], [10]</w:t>
      </w:r>
      <w:r w:rsidR="00EB1788" w:rsidRPr="000978B5">
        <w:fldChar w:fldCharType="end"/>
      </w:r>
      <w:commentRangeEnd w:id="61"/>
      <w:r w:rsidR="00A95817" w:rsidRPr="000978B5">
        <w:rPr>
          <w:rStyle w:val="CommentReference"/>
          <w:sz w:val="24"/>
          <w:szCs w:val="20"/>
        </w:rPr>
        <w:commentReference w:id="61"/>
      </w:r>
      <w:r w:rsidRPr="000978B5">
        <w:t xml:space="preserve">. There are five technical interventions or measures used in a building’s demand profile modification in the literature </w:t>
      </w:r>
      <w:r w:rsidR="00EB1788" w:rsidRPr="000978B5">
        <w:fldChar w:fldCharType="begin"/>
      </w:r>
      <w:r w:rsidR="00EB1788" w:rsidRPr="000978B5">
        <w:instrText xml:space="preserve"> ADDIN ZOTERO_ITEM CSL_CITATION {"citationID":"Kk9ztldm","properties":{"formattedCitation":"[11], [12], [13], [14], [15], [16], [17]","plainCitation":"[11], [12], [13], [14], [15], [16], [17]","noteIndex":0},"citationItems":[{"id":100,"uris":["http://zotero.org/groups/5450888/items/MLV7EQYQ"],"itemData":{"id":100,"type":"article-journal","abstract":"In recent years, distributed energy systems (DESs) have been recognized as a promising option for sustainable development of future energy systems, and their application has increased rapidly with supportive policies and ﬁnancial incentives. With growing concerns on global warming and depletion of fossil fuels, design optimization of DESs through economic assessments for short-run beneﬁts only is not sufﬁcient, while application of exergy principles can improve the efﬁciency in energy resource use for longrun sustainability of energy supply. The innovation of this paper is to investigate exergy in DES design to attain rational use of energy resources including renewables by considering energy qualities of supply and demand. By using low-temperature sources for low-quality thermal demand, the waste of highquality energy can be reduced, and the overall exergy efﬁciency can be increased. The goal of the design optimization problem is to determine types, numbers and sizes of energy devices in DESs to reduce the total annual cost and increase the overall exergy efﬁciency. Based on a pre-established DES superstructure with multiple energy devices such as combined heat and power and PV, a multi-objective linear problem is formulated. In modeling of energy devices, the novelty is that the entire available size ranges and the variation of their efﬁciencies, capital and operation and maintenance costs with sizes are considered. The operation of energy devices is modeled based on previous work on DES operation optimization. By minimizing a weighted sum of the total annual cost and primary exergy input, the problem is solved by branch-and-cut. Numerical results show that the Pareto frontier provides good balancing solutions for planners based on economic and sustainability priorities. The total annual cost and primary exergy input of DESs with optimized conﬁgurations are reduced by 21–36% as compared with conventional energy supply systems, where grid power is used for the electricity demand, and gas-ﬁred boilers and electric chillers fed by grid power for thermal demand. A sensitivity analysis is also carried out to analyze the inﬂuence of energy prices and energy demand variation on the optimized DES conﬁgurations.","container-title":"Applied Energy","DOI":"10.1016/j.apenergy.2017.03.105","ISSN":"03062619","journalAbbreviation":"Applied Energy","language":"en","page":"1299-1316","source":"DOI.org (Crossref)","title":"Multi-objective design optimization of distributed energy systems through cost and exergy assessments","volume":"204","author":[{"family":"Di Somma","given":"M."},{"family":"Yan","given":"B."},{"family":"Bianco","given":"N."},{"family":"Graditi","given":"G."},{"family":"Luh","given":"P.B."},{"family":"Mongibello","given":"L."},{"family":"Naso","given":"V."}],"issued":{"date-parts":[["2017",10]]}}},{"id":99,"uris":["http://zotero.org/groups/5450888/items/AK257FYU"],"itemData":{"id":99,"type":"report","language":"en","note":"DOI: 10.2172/1168774","number":"NREL/TP--5400-63162, 1168774","page":"NREL/TP--5400-63162, 1168774","source":"DOI.org (Crossref)","title":"Deployment of Behind-The-Meter Energy Storage for Demand Charge Reduction","URL":"http://www.osti.gov/servlets/purl/1168774/","author":[{"family":"Neubauer","given":"J."},{"family":"Simpson","given":"M."}],"accessed":{"date-parts":[["2024",3,16]]},"issued":{"date-parts":[["2015",1,1]]}}},{"id":83,"uris":["http://zotero.org/groups/5450888/items/9PAWP3VZ"],"itemData":{"id":83,"type":"article-journal","abstract":"This numerical study evaluates and compares four different ﬂexibility and storage options in building energy systems (batteries, fuel switch, water tanks, and thermal building mass) in terms of potential improvements in load scheduling and energy efﬁciency. Using a generic modern ofﬁce building with concrete core conditioning as an example, two different supply concepts (one based on a heat pump, one based on a CHP unit) are considered. A novel hybrid control concept is applied which is designed to be compatible with state-of-the-art controllers implemented in the ﬁeld. The results show that batteries are the most technically attractive options in terms of grid support, efﬁciency and ease of implementation. Fuel switch is comparably straightforward to implement, but provides signiﬁcant beneﬁts only for the considered CHP system. Water tanks with a capacity of about two full operation hours offer nearly the same ﬂexibility as much larger tanks, but negatively inﬂuence the efﬁciency of heat pump systems. The thermal building mass can be used effectively and efﬁciently for thermal storage, particularly in the heating season, but this is technically challenging to realize. It is shown that current electricity prices do not offer sufﬁcient variations to stimulate grid-supportive operation.","container-title":"Applied Energy","DOI":"10.1016/j.apenergy.2017.06.073","ISSN":"03062619","journalAbbreviation":"Applied Energy","language":"en","page":"917-937","source":"DOI.org (Crossref)","title":"Load shifting using the heating and cooling system of an office building: Quantitative potential evaluation for different flexibility and storage options","title-short":"Load shifting using the heating and cooling system of an office building","volume":"203","author":[{"family":"Klein","given":"Konstantin"},{"family":"Herkel","given":"Sebastian"},{"family":"Henning","given":"Hans-Martin"},{"family":"Felsmann","given":"Clemens"}],"issued":{"date-parts":[["2017",10]]}}},{"id":82,"uris":["http://zotero.org/groups/5450888/items/GZ8EFKWZ"],"itemData":{"id":82,"type":"article-journal","abstract":"This study investigates the demand-side control enhancement of TES though comparing the benchmark control strategies and newly-suggested adaptive MMPC designed to handle uncertainty in an adaptive fashion. Evaluations are performed through closed-loop simulations of an actual test building that is calibrated with real data and weather. While typical MPC centralizes computational burden (due to a provision for disturbances) on optimization through a single model, the adaptive MMPC distributes such burden (with less complexity) to multiple local models and optimizations in advance, then the online supervisory controller selects or interpolates the most adequate local models and control policies for the current conditions, thereby provides an effective global control policy for the entire operation regime. Building Energy Model (BEM) is used to construct local models for the adaptive MMPC, which enables more semantically feasible and acceptable model calibrations through which practitioners would obtain more model ﬁdelity. This approach not only alleviates real time computation load, but also still achieves the desired performance. Evaluation results show that the adaptive MMPC outperforms the storage priority control and also ensures a near-optimal performance in load shifting under various uncertainty situations, including depreciation scenarios and unmeasured disturbance scenarios.","container-title":"Building and Environment","DOI":"10.1016/j.buildenv.2013.05.005","ISSN":"03601323","journalAbbreviation":"Building and Environment","language":"en","page":"111-128","source":"DOI.org (Crossref)","title":"Building demand-side control using thermal energy storage under uncertainty: An adaptive Multiple Model-based Predictive Control (MMPC) approach","title-short":"Building demand-side control using thermal energy storage under uncertainty","volume":"67","author":[{"family":"Kim","given":"Sean Hay"}],"issued":{"date-parts":[["2013",9]]}}},{"id":81,"uris":["http://zotero.org/groups/5450888/items/E9FWEIC8"],"itemData":{"id":81,"type":"article-journal","abstract":"Peak electric demand due to cooling load in the Desert Southwest region of the US has been an issue for the electrical energy suppliers. To address this issue, a consortium has been formed between the University of Nevada Las Vegas, Pulte Homes (home builder) and NV Energy (local utility) in order to reduce the peak load by more than 65%. The implemented strategies that were used to accomplish that goal consist of energy efﬁciency in homes, onsite electricity generation through roof integrated PV, direct load control, and battery storage at the substation level. The simulation models developed using building energy analysis software were validated against measured data. The electrical energy demand for the upgraded home during peak period (1:00e7:00 PM) decreased by approximately 37% and 9% compared to a code standard home of the same size, due to energy efﬁciency and PV generation, respectively. The total decrease in electrical demand due to energy efﬁciency and PV generation during the peak period is 46%. Additionally, a 2.2  C increase in thermostat temperature from 23.9  C to 26.1  C between 4:00 PM and 7:00 PM has further decreased the average demand during the peak period by 69% of demand from a standard home.","container-title":"Energy","DOI":"10.1016/j.energy.2011.10.026","ISSN":"03605442","issue":"1","journalAbbreviation":"Energy","language":"en","page":"689-697","source":"DOI.org (Crossref)","title":"Measurements and simulations for peak electrical load reduction in cooling dominated climate","volume":"37","author":[{"family":"Sadineni","given":"Suresh B."},{"family":"Boehm","given":"Robert F."}],"issued":{"date-parts":[["2012",1]]}}},{"id":77,"uris":["http://zotero.org/groups/5450888/items/5P9A26UK"],"itemData":{"id":77,"type":"article-journal","abstract":"A distributed energy resource (DER) system is a multi-input and multi-output energy system consisting of small-scale technologies, which provide electricity and thermal energy close to end-users. In recent years, DER systems have attracted much interest as a promising opportunity with substantial economic and environmental beneﬁts. To reduce energy costs and environmental impact of DER systems, daily operation scheduling is crucial, and presents signiﬁcant challenges even more under energy demand and supply uncertainty in presence of renewables. The contribution of this paper is to provide a stochastic programming model for the optimal operation scheduling of a DER system with multiple energy devices including renewables, considering economic and environmental aspects. To model uncertain parameters of supply and demand side, 24-h scenarios are generated by using roulette wheel mechanism and Monte Carlo simulation method. A stochastic multi-objective linear programming problem is formulated to ﬁnd the optimized operation strategies of the DER system to reduce the expected energy costs and CO2 emissions, while satisfying the time-varying user demand. By minimizing a weighted sum of the total energy cost and CO2 emissions, the problem is solved by using branch-and-cut. Numerical results show that the Pareto frontier provides good trade-off solutions for DER system operators based on economic and environmental priorities. The total daily energy cost and CO2 emissions under a stochastic approach result to be lower than those under a deterministic one. Moreover, the operation method provided is found to be efﬁcient in reducing signiﬁcantly energy costs and CO2 emissions of the DER system, as compared with conventional energy supply systems and combined heat and power systems. In addition, a sensitivity analysis is also carried out to investigate the impact of renewables penetration on the economic and environmental performances of the DER system.","container-title":"Renewable Energy","DOI":"10.1016/j.renene.2017.09.074","ISSN":"09601481","journalAbbreviation":"Renewable Energy","language":"en","page":"272-287","source":"DOI.org (Crossref)","title":"Stochastic optimal scheduling of distributed energy resources with renewables considering economic and environmental aspects","volume":"116","author":[{"family":"Di Somma","given":"M."},{"family":"Graditi","given":"G."},{"family":"Heydarian-Forushani","given":"E."},{"family":"Shafie-khah","given":"M."},{"family":"Siano","given":"P."}],"issued":{"date-parts":[["2018",2]]}}},{"id":71,"uris":["http://zotero.org/groups/5450888/items/DV85QTUG"],"itemData":{"id":71,"type":"paper-conference","abstract":"Internet based service providers, such as Amazon, Google, Yahoo etc, build their data centers (IDC) across multiple regions to provide reliable and low latency of services to clients. Ever-increasing service demand, complexity of services and growing client population cause enormous power consumptions by these IDCs incuring a major part of their running costs. Modern electric power grid provides a feasible way to dynamically and efﬁciently manage the electricity cost of distributed IDCs based on the Locational Marginal Pricing (LMP) policy. While recent works exploit LMP by electricity-price based geographic load distribution, the dynamic workload and high volatility of electricity prices induce highly volatile power demand and critical power peak problem. The beneﬁt of cost minimization via geographic load distribution is counterbalanced with the high cost incurred by violating the peak power. In this paper, we study the dynamic control of electricity cost to provide low volatility in power demand and shaving of power peaks. To this end, a Model Predictive Control (MPC) electricity cost minimization problem is formulated based on a time-continuous differential model. The proposed solution minimizes electricity costs, provides low variation in power demand by penalizing the change in workload and alleviates the power peaks by tracking the available power budget. By providing extensive simulation results based on real-life electricity price traces we show the effectiveness of our approach.","container-title":"2012 IEEE 32nd International Conference on Distributed Computing Systems","DOI":"10.1109/ICDCS.2012.67","event-place":"Macau, China","event-title":"2012 IEEE 32nd International Conference on Distributed Computing Systems (ICDCS)","ISBN":"978-1-4577-0295-2","language":"en","page":"416-424","publisher":"IEEE","publisher-place":"Macau, China","source":"DOI.org (Crossref)","title":"Dynamic Control of Electricity Cost with Power Demand Smoothing and Peak Shaving for Distributed Internet Data Centers","URL":"http://ieeexplore.ieee.org/document/6258014/","author":[{"family":"Yao","given":"Jianguo"},{"family":"Liu","given":"Xue"},{"family":"He","given":"Wenbo"},{"family":"Rahman","given":"Ashikur"}],"accessed":{"date-parts":[["2024",3,17]]},"issued":{"date-parts":[["2012",6]]}}}],"schema":"https://github.com/citation-style-language/schema/raw/master/csl-citation.json"} </w:instrText>
      </w:r>
      <w:r w:rsidR="00EB1788" w:rsidRPr="000978B5">
        <w:fldChar w:fldCharType="separate"/>
      </w:r>
      <w:r w:rsidR="00EB1788" w:rsidRPr="000978B5">
        <w:t>[11], [12], [13], [14], [15], [16], [17]</w:t>
      </w:r>
      <w:r w:rsidR="00EB1788" w:rsidRPr="000978B5">
        <w:fldChar w:fldCharType="end"/>
      </w:r>
      <w:r w:rsidRPr="000978B5">
        <w:t>. The first, energy efficiency, refers to techniques that help reduce the net demand during both on-peak and off-peak periods. The second,</w:t>
      </w:r>
      <w:r w:rsidRPr="000978B5" w:rsidDel="004862D5">
        <w:t xml:space="preserve"> </w:t>
      </w:r>
      <w:r w:rsidRPr="000978B5">
        <w:t xml:space="preserve">peak shaving or load shedding, refers to reducing the on-peak demand </w:t>
      </w:r>
      <w:r w:rsidR="002C189E">
        <w:t>(</w:t>
      </w:r>
      <w:r w:rsidRPr="000978B5">
        <w:t>i.e., when the demand in the power grid is high</w:t>
      </w:r>
      <w:r w:rsidR="002C189E">
        <w:t>)</w:t>
      </w:r>
      <w:r w:rsidRPr="000978B5">
        <w:t xml:space="preserve">. The third method is load shifting, which means altering the demand profile to meet certain performance criteria, usually involving a reduction in on-peak demand and an offset by a load increase at a different time. The fourth method is renewable energy, which utilizes distributed energy resources to coincidently reduce on-peak demand. The last is modulation, which provides rapid adjustments to regulate frequency and voltage and </w:t>
      </w:r>
      <w:r w:rsidR="00A55B64">
        <w:t>en</w:t>
      </w:r>
      <w:r w:rsidR="00A55B64" w:rsidRPr="000978B5">
        <w:t xml:space="preserve">sure </w:t>
      </w:r>
      <w:r w:rsidRPr="000978B5">
        <w:t>power quality. The existing methods that fall within these five categories can help reduce demand charges directly or indirectly.</w:t>
      </w:r>
    </w:p>
    <w:p w14:paraId="57D617E3" w14:textId="77777777" w:rsidR="00D54A76" w:rsidRPr="000978B5" w:rsidRDefault="00D54A76" w:rsidP="00683C0E">
      <w:pPr>
        <w:pStyle w:val="NRELHead02Numbered"/>
      </w:pPr>
      <w:bookmarkStart w:id="62" w:name="_Toc163129128"/>
      <w:bookmarkStart w:id="63" w:name="_Toc185837469"/>
      <w:bookmarkStart w:id="64" w:name="_Toc187938237"/>
      <w:r w:rsidRPr="000978B5">
        <w:t xml:space="preserve">Lighting Control Strategies for </w:t>
      </w:r>
      <w:commentRangeStart w:id="65"/>
      <w:commentRangeStart w:id="66"/>
      <w:r w:rsidRPr="000978B5">
        <w:t>Demand Flexibility</w:t>
      </w:r>
      <w:bookmarkEnd w:id="62"/>
      <w:bookmarkEnd w:id="63"/>
      <w:bookmarkEnd w:id="64"/>
      <w:commentRangeEnd w:id="65"/>
      <w:r w:rsidR="00190797" w:rsidRPr="000978B5">
        <w:rPr>
          <w:rStyle w:val="CommentReference"/>
          <w:sz w:val="28"/>
          <w:szCs w:val="26"/>
        </w:rPr>
        <w:commentReference w:id="65"/>
      </w:r>
      <w:commentRangeEnd w:id="66"/>
      <w:r w:rsidRPr="000978B5">
        <w:rPr>
          <w:rStyle w:val="CommentReference"/>
          <w:sz w:val="28"/>
          <w:szCs w:val="26"/>
        </w:rPr>
        <w:commentReference w:id="66"/>
      </w:r>
    </w:p>
    <w:p w14:paraId="13B358C5" w14:textId="6B918B2E" w:rsidR="000556C2" w:rsidRPr="000978B5" w:rsidRDefault="00E6437A" w:rsidP="00872AAB">
      <w:pPr>
        <w:pStyle w:val="NRELBodyText"/>
      </w:pPr>
      <w:r w:rsidRPr="000978B5">
        <w:t xml:space="preserve">Lighting systems </w:t>
      </w:r>
      <w:r w:rsidR="004F26EE">
        <w:t>we</w:t>
      </w:r>
      <w:r w:rsidR="004F26EE" w:rsidRPr="000978B5">
        <w:t xml:space="preserve">re </w:t>
      </w:r>
      <w:r w:rsidRPr="000978B5">
        <w:t>reported</w:t>
      </w:r>
      <w:r w:rsidR="00027EF3" w:rsidRPr="000978B5">
        <w:t xml:space="preserve"> </w:t>
      </w:r>
      <w:r w:rsidRPr="000978B5">
        <w:t>to consume 10.4% of all energy</w:t>
      </w:r>
      <w:r w:rsidR="009C1A74" w:rsidRPr="000978B5">
        <w:t xml:space="preserve"> </w:t>
      </w:r>
      <w:r w:rsidRPr="000978B5">
        <w:t>and 17.4% of electricity in commercial buildings in 2018</w:t>
      </w:r>
      <w:r w:rsidR="002C33EC" w:rsidRPr="000978B5">
        <w:t xml:space="preserve"> </w:t>
      </w:r>
      <w:r w:rsidR="00BE44DF" w:rsidRPr="000978B5">
        <w:fldChar w:fldCharType="begin"/>
      </w:r>
      <w:r w:rsidR="00C03C02">
        <w:instrText xml:space="preserve"> ADDIN ZOTERO_ITEM CSL_CITATION {"citationID":"0tsJHpLy","properties":{"formattedCitation":"[18]","plainCitation":"[18]","noteIndex":0},"citationItems":[{"id":153,"uris":["http://zotero.org/groups/5450888/items/GUMLSNLK"],"itemData":{"id":153,"type":"report","title":"2018 Commercial Buildings Energy Consumption Survey (CBECS)","URL":"https://www.eia.gov/consumption/commercial/","author":[{"literal":"U.S. Energy Information Administration"}]}}],"schema":"https://github.com/citation-style-language/schema/raw/master/csl-citation.json"} </w:instrText>
      </w:r>
      <w:r w:rsidR="00BE44DF" w:rsidRPr="000978B5">
        <w:fldChar w:fldCharType="separate"/>
      </w:r>
      <w:r w:rsidR="00C03C02" w:rsidRPr="00C03C02">
        <w:t>[18]</w:t>
      </w:r>
      <w:r w:rsidR="00BE44DF" w:rsidRPr="000978B5">
        <w:fldChar w:fldCharType="end"/>
      </w:r>
      <w:r w:rsidRPr="000978B5">
        <w:t>,</w:t>
      </w:r>
      <w:commentRangeStart w:id="67"/>
      <w:commentRangeEnd w:id="67"/>
      <w:r w:rsidR="00DE3832" w:rsidRPr="000978B5">
        <w:rPr>
          <w:rStyle w:val="CommentReference"/>
          <w:sz w:val="24"/>
          <w:szCs w:val="20"/>
        </w:rPr>
        <w:commentReference w:id="67"/>
      </w:r>
      <w:r w:rsidRPr="000978B5">
        <w:t xml:space="preserve"> making </w:t>
      </w:r>
      <w:r w:rsidR="00B7116F" w:rsidRPr="000978B5">
        <w:t xml:space="preserve">them </w:t>
      </w:r>
      <w:r w:rsidRPr="000978B5">
        <w:t xml:space="preserve">the second largest contributors to commercial electricity </w:t>
      </w:r>
      <w:r w:rsidR="00155F3A" w:rsidRPr="000978B5">
        <w:t xml:space="preserve">use </w:t>
      </w:r>
      <w:r w:rsidRPr="000978B5">
        <w:t xml:space="preserve">(slightly </w:t>
      </w:r>
      <w:r w:rsidR="00CD5786" w:rsidRPr="000978B5">
        <w:t xml:space="preserve">less than </w:t>
      </w:r>
      <w:r w:rsidRPr="000978B5">
        <w:t>ventilation systems)</w:t>
      </w:r>
      <w:commentRangeStart w:id="68"/>
      <w:r w:rsidRPr="000978B5">
        <w:t>.</w:t>
      </w:r>
      <w:commentRangeEnd w:id="68"/>
      <w:r w:rsidR="00E474DD" w:rsidRPr="000978B5">
        <w:rPr>
          <w:rStyle w:val="CommentReference"/>
          <w:sz w:val="24"/>
          <w:szCs w:val="20"/>
        </w:rPr>
        <w:commentReference w:id="68"/>
      </w:r>
      <w:r w:rsidRPr="000978B5">
        <w:t xml:space="preserve"> Lighting systems thus have great potential </w:t>
      </w:r>
      <w:r w:rsidRPr="000978B5">
        <w:lastRenderedPageBreak/>
        <w:t xml:space="preserve">for load management. </w:t>
      </w:r>
      <w:r w:rsidR="000119E4" w:rsidRPr="000978B5">
        <w:t xml:space="preserve">Lighting loads in commercial buildings are dependent on the space type, schedule, and </w:t>
      </w:r>
      <w:r w:rsidR="007A43B8" w:rsidRPr="000978B5">
        <w:t>lighting technology type (e.g.</w:t>
      </w:r>
      <w:r w:rsidR="00155F3A" w:rsidRPr="000978B5">
        <w:t>,</w:t>
      </w:r>
      <w:r w:rsidR="007A43B8" w:rsidRPr="000978B5">
        <w:t xml:space="preserve"> ballast type)</w:t>
      </w:r>
      <w:r w:rsidR="000119E4" w:rsidRPr="000978B5">
        <w:t xml:space="preserve">, </w:t>
      </w:r>
      <w:r w:rsidR="00D75E60" w:rsidRPr="000978B5">
        <w:t>but</w:t>
      </w:r>
      <w:commentRangeStart w:id="69"/>
      <w:r w:rsidR="007A43B8" w:rsidRPr="000978B5">
        <w:t xml:space="preserve"> </w:t>
      </w:r>
      <w:commentRangeEnd w:id="69"/>
      <w:r w:rsidR="00CE6BF5" w:rsidRPr="000978B5">
        <w:rPr>
          <w:rStyle w:val="CommentReference"/>
          <w:sz w:val="24"/>
          <w:szCs w:val="20"/>
        </w:rPr>
        <w:commentReference w:id="69"/>
      </w:r>
      <w:r w:rsidR="007A43B8" w:rsidRPr="000978B5">
        <w:t xml:space="preserve">the lighting load profiles usually </w:t>
      </w:r>
      <w:commentRangeStart w:id="70"/>
      <w:r w:rsidR="007A43B8" w:rsidRPr="000978B5">
        <w:t xml:space="preserve">share similar or </w:t>
      </w:r>
      <w:r w:rsidR="000119E4" w:rsidRPr="000978B5">
        <w:t xml:space="preserve">consistent </w:t>
      </w:r>
      <w:r w:rsidR="00FB2CF8" w:rsidRPr="000978B5">
        <w:t xml:space="preserve">daily </w:t>
      </w:r>
      <w:r w:rsidR="000119E4" w:rsidRPr="000978B5">
        <w:t>patterns</w:t>
      </w:r>
      <w:r w:rsidR="00AD3FB4" w:rsidRPr="000978B5">
        <w:t xml:space="preserve"> </w:t>
      </w:r>
      <w:r w:rsidR="00BD6C0E" w:rsidRPr="000978B5">
        <w:t xml:space="preserve">across </w:t>
      </w:r>
      <w:r w:rsidR="000A3A66" w:rsidRPr="000978B5">
        <w:t xml:space="preserve">commercial buildings </w:t>
      </w:r>
      <w:r w:rsidR="00AD3FB4" w:rsidRPr="000978B5">
        <w:t>(according to daily operating patterns</w:t>
      </w:r>
      <w:r w:rsidR="00B07A32" w:rsidRPr="000978B5">
        <w:t>, such as weekday or weekend operation</w:t>
      </w:r>
      <w:commentRangeEnd w:id="70"/>
      <w:r w:rsidR="00DD5B8F" w:rsidRPr="000978B5">
        <w:rPr>
          <w:rStyle w:val="CommentReference"/>
          <w:sz w:val="24"/>
          <w:szCs w:val="20"/>
        </w:rPr>
        <w:commentReference w:id="70"/>
      </w:r>
      <w:r w:rsidR="00B07A32" w:rsidRPr="000978B5">
        <w:t>)</w:t>
      </w:r>
      <w:r w:rsidR="007A43B8" w:rsidRPr="000978B5">
        <w:t xml:space="preserve">, which </w:t>
      </w:r>
      <w:r w:rsidR="00BF3214" w:rsidRPr="000978B5">
        <w:t>yields great demand flexibility potential</w:t>
      </w:r>
      <w:r w:rsidR="000119E4" w:rsidRPr="000978B5">
        <w:t>.</w:t>
      </w:r>
      <w:r w:rsidR="00364CDC" w:rsidRPr="000978B5">
        <w:t xml:space="preserve"> </w:t>
      </w:r>
      <w:r w:rsidR="0019342B" w:rsidRPr="000978B5">
        <w:t xml:space="preserve">The </w:t>
      </w:r>
      <w:r w:rsidR="00364CDC" w:rsidRPr="000978B5">
        <w:t>GEB technical report series</w:t>
      </w:r>
      <w:r w:rsidR="009C52C7" w:rsidRPr="000978B5">
        <w:t xml:space="preserve"> </w:t>
      </w:r>
      <w:r w:rsidR="00027EF3" w:rsidRPr="000978B5">
        <w:fldChar w:fldCharType="begin"/>
      </w:r>
      <w:r w:rsidR="002A27E9">
        <w:instrText xml:space="preserve"> ADDIN ZOTERO_ITEM CSL_CITATION {"citationID":"gIPPDyXI","properties":{"formattedCitation":"[19]","plainCitation":"[19]","noteIndex":0},"citationItems":[{"id":130,"uris":["http://zotero.org/groups/5450888/items/NPL92J4S"],"itemData":{"id":130,"type":"webpage","abstract":"A series of Technical Reports that evaluate the opportunities for GEBs.","container-title":"Energy.gov","language":"en","title":"GEB Technical Reports","URL":"https://www.energy.gov/eere/buildings/geb-technical-reports","author":[{"literal":"DOE"}],"accessed":{"date-parts":[["2024",3,18]]}},"label":"page"}],"schema":"https://github.com/citation-style-language/schema/raw/master/csl-citation.json"} </w:instrText>
      </w:r>
      <w:r w:rsidR="00027EF3" w:rsidRPr="000978B5">
        <w:fldChar w:fldCharType="separate"/>
      </w:r>
      <w:r w:rsidR="002A27E9" w:rsidRPr="002A27E9">
        <w:t>[19]</w:t>
      </w:r>
      <w:r w:rsidR="00027EF3" w:rsidRPr="000978B5">
        <w:fldChar w:fldCharType="end"/>
      </w:r>
      <w:r w:rsidR="008D2571" w:rsidRPr="000978B5">
        <w:t xml:space="preserve"> </w:t>
      </w:r>
      <w:r w:rsidR="00AD0A08" w:rsidRPr="000978B5">
        <w:t>evaluate</w:t>
      </w:r>
      <w:r w:rsidR="006539E5" w:rsidRPr="000978B5">
        <w:t xml:space="preserve">s </w:t>
      </w:r>
      <w:r w:rsidR="00A12F24" w:rsidRPr="000978B5">
        <w:t xml:space="preserve">that </w:t>
      </w:r>
      <w:r w:rsidR="007C749E" w:rsidRPr="000978B5">
        <w:t xml:space="preserve">advanced sensors and controls </w:t>
      </w:r>
      <w:r w:rsidR="00CB40F1" w:rsidRPr="000978B5">
        <w:t>of lighting system have</w:t>
      </w:r>
      <w:r w:rsidR="00A12F24" w:rsidRPr="000978B5">
        <w:t xml:space="preserve"> </w:t>
      </w:r>
      <w:r w:rsidR="006539E5" w:rsidRPr="000978B5">
        <w:t xml:space="preserve">high potential for grid </w:t>
      </w:r>
      <w:r w:rsidR="006E7644" w:rsidRPr="000978B5">
        <w:t>interaction capability</w:t>
      </w:r>
      <w:r w:rsidR="00CB40F1" w:rsidRPr="000978B5">
        <w:t>.</w:t>
      </w:r>
      <w:r w:rsidR="006539E5" w:rsidRPr="000978B5">
        <w:t xml:space="preserve"> </w:t>
      </w:r>
    </w:p>
    <w:p w14:paraId="47D98B31" w14:textId="1FD250CB" w:rsidR="000556C2" w:rsidRPr="000978B5" w:rsidRDefault="00E6437A" w:rsidP="00872AAB">
      <w:pPr>
        <w:pStyle w:val="NRELBodyText"/>
      </w:pPr>
      <w:commentRangeStart w:id="71"/>
      <w:r w:rsidRPr="000978B5">
        <w:t xml:space="preserve">Compared to </w:t>
      </w:r>
      <w:r w:rsidR="00BF5DF4">
        <w:t>heating, ventilating, and air-conditioning (</w:t>
      </w:r>
      <w:r w:rsidRPr="000978B5">
        <w:t>HVAC</w:t>
      </w:r>
      <w:r w:rsidR="00BF5DF4">
        <w:t>)</w:t>
      </w:r>
      <w:r w:rsidRPr="000978B5">
        <w:t xml:space="preserve"> systems,</w:t>
      </w:r>
      <w:r w:rsidR="007A43B8" w:rsidRPr="000978B5">
        <w:t xml:space="preserve"> </w:t>
      </w:r>
      <w:r w:rsidR="00E15D84" w:rsidRPr="000978B5">
        <w:t xml:space="preserve">currently installed </w:t>
      </w:r>
      <w:r w:rsidRPr="000978B5">
        <w:t xml:space="preserve">lighting systems </w:t>
      </w:r>
      <w:r w:rsidR="004315F2" w:rsidRPr="000978B5">
        <w:t>are less automated</w:t>
      </w:r>
      <w:r w:rsidR="009C0192">
        <w:t>—</w:t>
      </w:r>
      <w:r w:rsidR="008D314F" w:rsidRPr="000978B5">
        <w:t>approximately 6% of commercial buildings have building automation systems for lighting</w:t>
      </w:r>
      <w:r w:rsidR="005779D6" w:rsidRPr="000978B5">
        <w:t xml:space="preserve"> </w:t>
      </w:r>
      <w:r w:rsidR="009C0192" w:rsidRPr="000978B5">
        <w:t>in the U</w:t>
      </w:r>
      <w:r w:rsidR="009C0192">
        <w:t>nited States</w:t>
      </w:r>
      <w:r w:rsidR="009C0192" w:rsidRPr="000978B5">
        <w:t xml:space="preserve"> </w:t>
      </w:r>
      <w:r w:rsidR="0097679E" w:rsidRPr="000978B5">
        <w:fldChar w:fldCharType="begin"/>
      </w:r>
      <w:r w:rsidR="0097679E" w:rsidRPr="000978B5">
        <w:instrText xml:space="preserve"> ADDIN ZOTERO_ITEM CSL_CITATION {"citationID":"qYuxUWF5","properties":{"formattedCitation":"[18]","plainCitation":"[18]","noteIndex":0},"citationItems":[{"id":153,"uris":["http://zotero.org/groups/5450888/items/GUMLSNLK"],"itemData":{"id":153,"type":"report","title":"2018 Commercial Buildings Energy Consumption Survey (CBECS)","URL":"https://www.eia.gov/consumption/commercial/","author":[{"literal":"U.S. Energy Information Administration"}]}}],"schema":"https://github.com/citation-style-language/schema/raw/master/csl-citation.json"} </w:instrText>
      </w:r>
      <w:r w:rsidR="0097679E" w:rsidRPr="000978B5">
        <w:fldChar w:fldCharType="separate"/>
      </w:r>
      <w:r w:rsidR="0097679E" w:rsidRPr="000978B5">
        <w:t>[18]</w:t>
      </w:r>
      <w:r w:rsidR="0097679E" w:rsidRPr="000978B5">
        <w:fldChar w:fldCharType="end"/>
      </w:r>
      <w:r w:rsidR="00812AC7" w:rsidRPr="000978B5">
        <w:t>—</w:t>
      </w:r>
      <w:r w:rsidR="008D314F" w:rsidRPr="000978B5">
        <w:t xml:space="preserve">so it is more difficult to achieve load flexibility strategies through </w:t>
      </w:r>
      <w:r w:rsidR="00215B43" w:rsidRPr="000978B5">
        <w:t xml:space="preserve">existing </w:t>
      </w:r>
      <w:r w:rsidR="008D314F" w:rsidRPr="000978B5">
        <w:t>automated lighting control</w:t>
      </w:r>
      <w:r w:rsidR="00215B43" w:rsidRPr="000978B5">
        <w:t>s</w:t>
      </w:r>
      <w:commentRangeEnd w:id="71"/>
      <w:r w:rsidR="00215B43" w:rsidRPr="000978B5">
        <w:rPr>
          <w:rStyle w:val="CommentReference"/>
          <w:sz w:val="24"/>
          <w:szCs w:val="20"/>
        </w:rPr>
        <w:commentReference w:id="71"/>
      </w:r>
      <w:r w:rsidR="008D314F" w:rsidRPr="000978B5">
        <w:t xml:space="preserve">. However, advances in lighting technologies have led to </w:t>
      </w:r>
      <w:r w:rsidR="007A43B8" w:rsidRPr="000978B5">
        <w:t xml:space="preserve">cost-effective </w:t>
      </w:r>
      <w:r w:rsidR="008D314F" w:rsidRPr="000978B5">
        <w:t>intelligent lighting control</w:t>
      </w:r>
      <w:r w:rsidR="007A43B8" w:rsidRPr="000978B5">
        <w:t xml:space="preserve"> applications</w:t>
      </w:r>
      <w:r w:rsidR="008D314F" w:rsidRPr="000978B5">
        <w:t xml:space="preserve"> via lighting-application</w:t>
      </w:r>
      <w:r w:rsidR="00243E31">
        <w:t>-</w:t>
      </w:r>
      <w:r w:rsidR="008D314F" w:rsidRPr="000978B5">
        <w:t>specific controllers coupl</w:t>
      </w:r>
      <w:r w:rsidR="007A43B8" w:rsidRPr="000978B5">
        <w:t>ed</w:t>
      </w:r>
      <w:r w:rsidR="008D314F" w:rsidRPr="000978B5">
        <w:t xml:space="preserve"> with Internet of Thing and wireless technologies, </w:t>
      </w:r>
      <w:r w:rsidR="00DC5721" w:rsidRPr="000978B5">
        <w:t>a</w:t>
      </w:r>
      <w:r w:rsidR="00DC5721">
        <w:t>s well as</w:t>
      </w:r>
      <w:r w:rsidR="00DC5721" w:rsidRPr="000978B5">
        <w:t xml:space="preserve"> </w:t>
      </w:r>
      <w:r w:rsidR="008D314F" w:rsidRPr="000978B5">
        <w:t xml:space="preserve">controllable </w:t>
      </w:r>
      <w:r w:rsidR="005779D6" w:rsidRPr="000978B5">
        <w:t>lighting</w:t>
      </w:r>
      <w:r w:rsidR="008D314F" w:rsidRPr="000978B5">
        <w:t xml:space="preserve"> product</w:t>
      </w:r>
      <w:r w:rsidR="005779D6" w:rsidRPr="000978B5">
        <w:t>s such as dimmable ballasts or LEDs</w:t>
      </w:r>
      <w:r w:rsidR="007A43B8" w:rsidRPr="000978B5">
        <w:t xml:space="preserve">. </w:t>
      </w:r>
      <w:r w:rsidR="0018603B">
        <w:t xml:space="preserve">The </w:t>
      </w:r>
      <w:r w:rsidR="00FA0E06" w:rsidRPr="000978B5">
        <w:t xml:space="preserve">U.S. General Services Administration reports that </w:t>
      </w:r>
      <w:r w:rsidR="001B6160">
        <w:t>a</w:t>
      </w:r>
      <w:r w:rsidR="00FA0E06" w:rsidRPr="000978B5">
        <w:t xml:space="preserve">dvanced lighting controls reduce LED lighting energy use by 43% </w:t>
      </w:r>
      <w:r w:rsidR="00FA0E06" w:rsidRPr="000978B5">
        <w:fldChar w:fldCharType="begin"/>
      </w:r>
      <w:r w:rsidR="00FA0E06" w:rsidRPr="000978B5">
        <w:instrText xml:space="preserve"> ADDIN ZOTERO_ITEM CSL_CITATION {"citationID":"hcq0aUDv","properties":{"formattedCitation":"[20]","plainCitation":"[20]","noteIndex":0},"citationItems":[{"id":389,"uris":["http://zotero.org/groups/5450888/items/TQCN26L3"],"itemData":{"id":389,"type":"article-journal","language":"en","source":"Zotero","title":"Evaluation of Advanced Lighting Control Systems in a Working Office Environment"}}],"schema":"https://github.com/citation-style-language/schema/raw/master/csl-citation.json"} </w:instrText>
      </w:r>
      <w:r w:rsidR="00FA0E06" w:rsidRPr="000978B5">
        <w:fldChar w:fldCharType="separate"/>
      </w:r>
      <w:r w:rsidR="00FA0E06" w:rsidRPr="000978B5">
        <w:t>[20]</w:t>
      </w:r>
      <w:r w:rsidR="00FA0E06" w:rsidRPr="000978B5">
        <w:fldChar w:fldCharType="end"/>
      </w:r>
      <w:r w:rsidR="00FA0E06" w:rsidRPr="000978B5">
        <w:t xml:space="preserve">, and retrofitting fluorescents to LEDs yields </w:t>
      </w:r>
      <w:r w:rsidR="001B6160">
        <w:t xml:space="preserve">a </w:t>
      </w:r>
      <w:r w:rsidR="00FA0E06" w:rsidRPr="000978B5">
        <w:t xml:space="preserve">40% investment return </w:t>
      </w:r>
      <w:r w:rsidR="00FA0E06" w:rsidRPr="000978B5">
        <w:fldChar w:fldCharType="begin"/>
      </w:r>
      <w:r w:rsidR="00FA0E06" w:rsidRPr="000978B5">
        <w:instrText xml:space="preserve"> ADDIN ZOTERO_ITEM CSL_CITATION {"citationID":"WmfZeMhp","properties":{"formattedCitation":"[21]","plainCitation":"[21]","noteIndex":0},"citationItems":[{"id":387,"uris":["http://zotero.org/groups/5450888/items/EU3RH7A6"],"itemData":{"id":387,"type":"article-journal","language":"en","source":"Zotero","title":"Retrofit Demonstration of LED Fixtures with Integrated Sensors and Controls","author":[{"family":"Shackelford","given":"Jordan"},{"family":"Robinson","given":"Alastair"},{"family":"Rubinstein","given":"Francis"}]}}],"schema":"https://github.com/citation-style-language/schema/raw/master/csl-citation.json"} </w:instrText>
      </w:r>
      <w:r w:rsidR="00FA0E06" w:rsidRPr="000978B5">
        <w:fldChar w:fldCharType="separate"/>
      </w:r>
      <w:r w:rsidR="00FA0E06" w:rsidRPr="000978B5">
        <w:t>[21]</w:t>
      </w:r>
      <w:r w:rsidR="00FA0E06" w:rsidRPr="000978B5">
        <w:fldChar w:fldCharType="end"/>
      </w:r>
      <w:r w:rsidR="00FA0E06" w:rsidRPr="000978B5">
        <w:t xml:space="preserve">. </w:t>
      </w:r>
      <w:r w:rsidR="007A43B8" w:rsidRPr="000978B5">
        <w:t>Therefore,</w:t>
      </w:r>
      <w:r w:rsidR="00357351" w:rsidRPr="000978B5">
        <w:t xml:space="preserve"> </w:t>
      </w:r>
      <w:r w:rsidR="007A43B8" w:rsidRPr="000978B5">
        <w:t>low-cost retrofitting</w:t>
      </w:r>
      <w:r w:rsidR="00357351" w:rsidRPr="000978B5" w:rsidDel="002C4DBA">
        <w:t xml:space="preserve"> </w:t>
      </w:r>
      <w:r w:rsidR="002C4DBA">
        <w:t>to</w:t>
      </w:r>
      <w:r w:rsidR="002C4DBA" w:rsidRPr="000978B5">
        <w:t xml:space="preserve"> </w:t>
      </w:r>
      <w:r w:rsidR="00F14200" w:rsidRPr="000978B5">
        <w:t xml:space="preserve">control </w:t>
      </w:r>
      <w:r w:rsidR="00357351" w:rsidRPr="000978B5">
        <w:t>existing lighting systems in commercial buildings</w:t>
      </w:r>
      <w:r w:rsidR="00B36831" w:rsidRPr="000978B5">
        <w:t xml:space="preserve"> </w:t>
      </w:r>
      <w:r w:rsidR="007A43B8" w:rsidRPr="000978B5">
        <w:t>is possible</w:t>
      </w:r>
      <w:r w:rsidR="008D314F" w:rsidRPr="000978B5">
        <w:t xml:space="preserve">. </w:t>
      </w:r>
      <w:r w:rsidR="00974F96" w:rsidRPr="000978B5">
        <w:t xml:space="preserve">By 2035, </w:t>
      </w:r>
      <w:r w:rsidR="002C4DBA">
        <w:t>the U.S. Department of Energy</w:t>
      </w:r>
      <w:r w:rsidR="00974F96" w:rsidRPr="000978B5">
        <w:t xml:space="preserve"> projects that one-third of lighting in the commercial sector will be </w:t>
      </w:r>
      <w:commentRangeStart w:id="72"/>
      <w:r w:rsidR="00974F96" w:rsidRPr="000978B5">
        <w:t>connected</w:t>
      </w:r>
      <w:commentRangeEnd w:id="72"/>
      <w:r w:rsidR="008E3050" w:rsidRPr="000978B5">
        <w:rPr>
          <w:rStyle w:val="CommentReference"/>
          <w:sz w:val="24"/>
          <w:szCs w:val="20"/>
        </w:rPr>
        <w:commentReference w:id="72"/>
      </w:r>
      <w:r w:rsidR="00E07475" w:rsidRPr="000978B5">
        <w:t xml:space="preserve"> to </w:t>
      </w:r>
      <w:r w:rsidR="00AE18F4" w:rsidRPr="000978B5">
        <w:t>the grid</w:t>
      </w:r>
      <w:r w:rsidR="00974F96" w:rsidRPr="000978B5">
        <w:t>, driven by energy codes, utility rebates, energy savings, and non-energy benefits driven by data and analytic capabilities</w:t>
      </w:r>
      <w:r w:rsidR="00014323" w:rsidRPr="000978B5">
        <w:t xml:space="preserve"> </w:t>
      </w:r>
      <w:r w:rsidR="0097679E" w:rsidRPr="000978B5">
        <w:fldChar w:fldCharType="begin"/>
      </w:r>
      <w:r w:rsidR="0097679E" w:rsidRPr="000978B5">
        <w:instrText xml:space="preserve"> ADDIN ZOTERO_ITEM CSL_CITATION {"citationID":"RBPDUrM4","properties":{"formattedCitation":"[19]","plainCitation":"[19]","noteIndex":0},"citationItems":[{"id":130,"uris":["http://zotero.org/groups/5450888/items/NPL92J4S"],"itemData":{"id":130,"type":"webpage","abstract":"A series of Technical Reports that evaluate the opportunities for GEBs.","container-title":"Energy.gov","language":"en","title":"GEB Technical Reports","URL":"https://www.energy.gov/eere/buildings/geb-technical-reports","author":[{"literal":"DOE"}],"accessed":{"date-parts":[["2024",3,18]]}}}],"schema":"https://github.com/citation-style-language/schema/raw/master/csl-citation.json"} </w:instrText>
      </w:r>
      <w:r w:rsidR="0097679E" w:rsidRPr="000978B5">
        <w:fldChar w:fldCharType="separate"/>
      </w:r>
      <w:r w:rsidR="0097679E" w:rsidRPr="000978B5">
        <w:t>[19]</w:t>
      </w:r>
      <w:r w:rsidR="0097679E" w:rsidRPr="000978B5">
        <w:fldChar w:fldCharType="end"/>
      </w:r>
      <w:r w:rsidR="00974F96" w:rsidRPr="000978B5">
        <w:t>.</w:t>
      </w:r>
    </w:p>
    <w:p w14:paraId="62118D7E" w14:textId="416C2562" w:rsidR="00D76152" w:rsidRPr="000978B5" w:rsidRDefault="00357351" w:rsidP="00872AAB">
      <w:pPr>
        <w:pStyle w:val="NRELBodyText"/>
      </w:pPr>
      <w:r w:rsidRPr="000978B5">
        <w:t>L</w:t>
      </w:r>
      <w:r w:rsidR="00880E2B" w:rsidRPr="000978B5">
        <w:t xml:space="preserve">ighting systems have </w:t>
      </w:r>
      <w:r w:rsidRPr="000978B5">
        <w:t>two</w:t>
      </w:r>
      <w:r w:rsidR="00880E2B" w:rsidRPr="000978B5">
        <w:t xml:space="preserve"> advantage</w:t>
      </w:r>
      <w:r w:rsidRPr="000978B5">
        <w:t>s</w:t>
      </w:r>
      <w:r w:rsidR="00A53DE9" w:rsidRPr="000978B5">
        <w:t xml:space="preserve"> </w:t>
      </w:r>
      <w:r w:rsidRPr="000978B5">
        <w:t>for</w:t>
      </w:r>
      <w:r w:rsidR="00880E2B" w:rsidRPr="000978B5">
        <w:t xml:space="preserve"> demand </w:t>
      </w:r>
      <w:r w:rsidRPr="000978B5">
        <w:t>flexibility</w:t>
      </w:r>
      <w:r w:rsidR="00880E2B" w:rsidRPr="000978B5">
        <w:t xml:space="preserve"> capability</w:t>
      </w:r>
      <w:r w:rsidRPr="000978B5">
        <w:t>. First, adjust</w:t>
      </w:r>
      <w:r w:rsidR="008422F5">
        <w:t>ing</w:t>
      </w:r>
      <w:r w:rsidRPr="000978B5">
        <w:t xml:space="preserve"> lighting energy </w:t>
      </w:r>
      <w:r w:rsidR="0099778C" w:rsidRPr="000978B5">
        <w:t xml:space="preserve">use can </w:t>
      </w:r>
      <w:r w:rsidRPr="000978B5">
        <w:t xml:space="preserve">be nearly instantaneously realized </w:t>
      </w:r>
      <w:r w:rsidR="0099778C" w:rsidRPr="000978B5">
        <w:t xml:space="preserve">with </w:t>
      </w:r>
      <w:r w:rsidRPr="000978B5">
        <w:t>lighting control</w:t>
      </w:r>
      <w:r w:rsidR="0099778C" w:rsidRPr="000978B5">
        <w:t>s</w:t>
      </w:r>
      <w:r w:rsidRPr="000978B5">
        <w:t xml:space="preserve">, which makes lighting </w:t>
      </w:r>
      <w:r w:rsidR="005779D6" w:rsidRPr="000978B5">
        <w:t xml:space="preserve">systems </w:t>
      </w:r>
      <w:r w:rsidR="00EA352D" w:rsidRPr="000978B5">
        <w:t xml:space="preserve">one of </w:t>
      </w:r>
      <w:commentRangeStart w:id="73"/>
      <w:r w:rsidRPr="000978B5">
        <w:t>the most</w:t>
      </w:r>
      <w:commentRangeEnd w:id="73"/>
      <w:r w:rsidR="0044172C" w:rsidRPr="000978B5">
        <w:rPr>
          <w:rStyle w:val="CommentReference"/>
          <w:sz w:val="24"/>
          <w:szCs w:val="20"/>
        </w:rPr>
        <w:commentReference w:id="73"/>
      </w:r>
      <w:r w:rsidRPr="000978B5">
        <w:t xml:space="preserve"> </w:t>
      </w:r>
      <w:r w:rsidR="005779D6" w:rsidRPr="000978B5">
        <w:t>reliable, elastic</w:t>
      </w:r>
      <w:r w:rsidR="0099778C" w:rsidRPr="000978B5">
        <w:t>,</w:t>
      </w:r>
      <w:r w:rsidRPr="000978B5">
        <w:t xml:space="preserve"> and responsive end use</w:t>
      </w:r>
      <w:r w:rsidR="00EA352D" w:rsidRPr="000978B5">
        <w:t>s</w:t>
      </w:r>
      <w:r w:rsidRPr="000978B5">
        <w:t xml:space="preserve"> for </w:t>
      </w:r>
      <w:r w:rsidR="005779D6" w:rsidRPr="000978B5">
        <w:t>dynamic</w:t>
      </w:r>
      <w:r w:rsidRPr="000978B5">
        <w:t xml:space="preserve"> load management.</w:t>
      </w:r>
      <w:r w:rsidR="0083649D" w:rsidRPr="000978B5">
        <w:t xml:space="preserve"> Lighting </w:t>
      </w:r>
      <w:r w:rsidR="00300D8B" w:rsidRPr="000978B5">
        <w:t>systems are</w:t>
      </w:r>
      <w:r w:rsidR="0083649D" w:rsidRPr="000978B5">
        <w:t xml:space="preserve"> one of the </w:t>
      </w:r>
      <w:r w:rsidR="00B6375D" w:rsidRPr="000978B5">
        <w:t xml:space="preserve">two </w:t>
      </w:r>
      <w:r w:rsidR="0083649D" w:rsidRPr="000978B5">
        <w:t xml:space="preserve">major </w:t>
      </w:r>
      <w:r w:rsidR="005264C6" w:rsidRPr="000978B5">
        <w:t>targets</w:t>
      </w:r>
      <w:r w:rsidR="00B6375D" w:rsidRPr="000978B5">
        <w:t xml:space="preserve"> (the other is thermostat</w:t>
      </w:r>
      <w:r w:rsidR="00B30632" w:rsidRPr="000978B5">
        <w:t>s</w:t>
      </w:r>
      <w:r w:rsidR="00B6375D" w:rsidRPr="000978B5">
        <w:t>)</w:t>
      </w:r>
      <w:r w:rsidR="005264C6" w:rsidRPr="000978B5">
        <w:t xml:space="preserve"> </w:t>
      </w:r>
      <w:r w:rsidR="004950B4" w:rsidRPr="000978B5">
        <w:t>for demand response program</w:t>
      </w:r>
      <w:r w:rsidR="00B6375D" w:rsidRPr="000978B5">
        <w:t>s</w:t>
      </w:r>
      <w:r w:rsidR="002B11BD" w:rsidRPr="000978B5">
        <w:t>, through</w:t>
      </w:r>
      <w:r w:rsidR="00E270CB" w:rsidRPr="000978B5">
        <w:t xml:space="preserve"> either</w:t>
      </w:r>
      <w:r w:rsidR="002B11BD" w:rsidRPr="000978B5">
        <w:t xml:space="preserve"> direct load control</w:t>
      </w:r>
      <w:r w:rsidR="005567E3" w:rsidRPr="000978B5">
        <w:t>/override</w:t>
      </w:r>
      <w:r w:rsidR="002B11BD" w:rsidRPr="000978B5">
        <w:t xml:space="preserve"> </w:t>
      </w:r>
      <w:r w:rsidR="00E270CB" w:rsidRPr="000978B5">
        <w:t>by utilities</w:t>
      </w:r>
      <w:r w:rsidR="005567E3" w:rsidRPr="000978B5">
        <w:t xml:space="preserve"> or </w:t>
      </w:r>
      <w:r w:rsidR="00B05CA9" w:rsidRPr="000978B5">
        <w:t>incentive</w:t>
      </w:r>
      <w:r w:rsidR="00B30632" w:rsidRPr="000978B5">
        <w:t>-</w:t>
      </w:r>
      <w:r w:rsidR="00CB1233" w:rsidRPr="000978B5">
        <w:t xml:space="preserve">regulated </w:t>
      </w:r>
      <w:r w:rsidR="00B75856" w:rsidRPr="000978B5">
        <w:t>user response</w:t>
      </w:r>
      <w:r w:rsidR="00B6375D" w:rsidRPr="000978B5">
        <w:t>.</w:t>
      </w:r>
      <w:r w:rsidRPr="000978B5">
        <w:t xml:space="preserve"> Second,</w:t>
      </w:r>
      <w:r w:rsidR="005F3920" w:rsidRPr="000978B5">
        <w:t xml:space="preserve"> the amount of light dimming </w:t>
      </w:r>
      <w:r w:rsidR="00696744" w:rsidRPr="000978B5">
        <w:t>required to productively reduce electric loads do</w:t>
      </w:r>
      <w:r w:rsidR="00B42C67" w:rsidRPr="000978B5">
        <w:t>es</w:t>
      </w:r>
      <w:r w:rsidR="00696744" w:rsidRPr="000978B5">
        <w:t xml:space="preserve"> not </w:t>
      </w:r>
      <w:r w:rsidR="0056578E" w:rsidRPr="000978B5">
        <w:t>need to compromise occupant comfort.</w:t>
      </w:r>
      <w:r w:rsidR="00880E2B" w:rsidRPr="000978B5">
        <w:t xml:space="preserve"> </w:t>
      </w:r>
      <w:commentRangeStart w:id="74"/>
      <w:commentRangeEnd w:id="74"/>
      <w:r w:rsidR="0015024A" w:rsidRPr="000978B5">
        <w:rPr>
          <w:rStyle w:val="CommentReference"/>
          <w:sz w:val="24"/>
          <w:szCs w:val="20"/>
        </w:rPr>
        <w:commentReference w:id="74"/>
      </w:r>
      <w:r w:rsidR="005779D6" w:rsidRPr="000978B5">
        <w:t>Various studies</w:t>
      </w:r>
      <w:r w:rsidR="00D47890" w:rsidRPr="000978B5">
        <w:t xml:space="preserve"> </w:t>
      </w:r>
      <w:r w:rsidR="00B91AEF" w:rsidRPr="000978B5">
        <w:fldChar w:fldCharType="begin"/>
      </w:r>
      <w:r w:rsidR="00690F39">
        <w:instrText xml:space="preserve"> ADDIN ZOTERO_ITEM CSL_CITATION {"citationID":"3hf3XETp","properties":{"unsorted":true,"formattedCitation":"[22], [23], [24], [25]","plainCitation":"[22], [23], [24], [25]","noteIndex":0},"citationItems":[{"id":382,"uris":["http://zotero.org/groups/5450888/items/ZYK2QDIP"],"itemData":{"id":382,"type":"article-journal","container-title":"International Journal of Industrial Ergonomics","DOI":"10.1016/S0169-8141(96)00053-4","ISSN":"01698141","issue":"3","journalAbbreviation":"International Journal of Industrial Ergonomics","language":"en","license":"https://www.elsevier.com/tdm/userlicense/1.0/","page":"231-239","source":"DOI.org (Crossref)","title":"Daylight, artificial light and people in an office environment, overview of visual and biological responses","volume":"20","author":[{"family":"Begemann","given":"S.H.A."},{"family":"Van Den Beld","given":"G.J."},{"family":"Tenner","given":"A.D."}],"issued":{"date-parts":[["1997",9]]}}},{"id":381,"uris":["http://zotero.org/groups/5450888/items/KFRIXM6A"],"itemData":{"id":381,"type":"article-journal","container-title":"Journal of the Illuminating Engineering Society","DOI":"10.1080/00994480.2002.10748387","ISSN":"0099-4480","issue":"2","journalAbbreviation":"Journal of the Illuminating Engineering Society","language":"en","page":"3-10","source":"DOI.org (Crossref)","title":"Detection of Slow Light Level Reduction","volume":"31","author":[{"family":"Kryszczuk","given":"Krzysztof M."},{"family":"Boyce","given":"Peter R."}],"issued":{"date-parts":[["2002",7]]}}},{"id":380,"uris":["http://zotero.org/groups/5450888/items/9ZWEJDTW"],"itemData":{"id":380,"type":"article-journal","container-title":"Journal of the Illuminating Engineering Society","DOI":"10.1080/00994480.2004.10748422","ISSN":"0099-4480","issue":"1","journalAbbreviation":"Journal of the Illuminating Engineering Society","language":"en","page":"3-13","source":"DOI.org (Crossref)","title":"Detectability and Acceptability of Illuminance Reduction for Load Shedding","volume":"33","author":[{"family":"Akashi","given":"Yukio"},{"family":"Neches","given":"Jason"}],"issued":{"date-parts":[["2004",1]]}}},{"id":383,"uris":["http://zotero.org/groups/5450888/items/ZG57WCN4"],"itemData":{"id":383,"type":"article-journal","container-title":"Australian Critical Care","DOI":"10.1016/j.aucc.2015.08.001","ISSN":"10367314","issue":"2","journalAbbreviation":"Australian Critical Care","language":"en","page":"62-67","source":"DOI.org (Crossref)","title":"An investigation of light and sound levels on intensive care units in China","volume":"29","author":[{"family":"Hu","given":"Rong-fang"},{"family":"Hegadoren","given":"Kathleen M."},{"family":"Wang","given":"Xiao-yan"},{"family":"Jiang","given":"Xiao-ying"}],"issued":{"date-parts":[["2016",5]]}}}],"schema":"https://github.com/citation-style-language/schema/raw/master/csl-citation.json"} </w:instrText>
      </w:r>
      <w:r w:rsidR="00B91AEF" w:rsidRPr="000978B5">
        <w:fldChar w:fldCharType="separate"/>
      </w:r>
      <w:r w:rsidR="00690F39" w:rsidRPr="00690F39">
        <w:t>[22], [23], [24], [25]</w:t>
      </w:r>
      <w:r w:rsidR="00B91AEF" w:rsidRPr="000978B5">
        <w:fldChar w:fldCharType="end"/>
      </w:r>
      <w:r w:rsidR="00C72078" w:rsidRPr="000978B5">
        <w:t xml:space="preserve"> </w:t>
      </w:r>
      <w:r w:rsidR="005779D6" w:rsidRPr="000978B5">
        <w:t>have suggested that reducing lighting levels from the recommended values with</w:t>
      </w:r>
      <w:r w:rsidR="00B30632" w:rsidRPr="000978B5">
        <w:t>in a</w:t>
      </w:r>
      <w:r w:rsidR="005779D6" w:rsidRPr="000978B5">
        <w:t xml:space="preserve"> certain range (13%</w:t>
      </w:r>
      <w:r w:rsidR="00B30632" w:rsidRPr="000978B5">
        <w:t>–</w:t>
      </w:r>
      <w:r w:rsidR="005779D6" w:rsidRPr="000978B5">
        <w:t xml:space="preserve">25%) is acceptable without occupants </w:t>
      </w:r>
      <w:r w:rsidR="00C72078" w:rsidRPr="000978B5">
        <w:t>noticing</w:t>
      </w:r>
      <w:r w:rsidR="005779D6" w:rsidRPr="000978B5">
        <w:t xml:space="preserve"> it or causing significant visual discomfort</w:t>
      </w:r>
      <w:r w:rsidR="00D76152" w:rsidRPr="000978B5">
        <w:t>, for</w:t>
      </w:r>
      <w:r w:rsidR="005431F4">
        <w:t xml:space="preserve"> a</w:t>
      </w:r>
      <w:r w:rsidR="00D76152" w:rsidRPr="000978B5">
        <w:t xml:space="preserve"> short duration</w:t>
      </w:r>
      <w:commentRangeStart w:id="75"/>
      <w:commentRangeStart w:id="76"/>
      <w:commentRangeStart w:id="77"/>
      <w:commentRangeStart w:id="78"/>
      <w:commentRangeEnd w:id="76"/>
      <w:r w:rsidR="00D76152" w:rsidRPr="000978B5">
        <w:rPr>
          <w:rStyle w:val="CommentReference"/>
          <w:sz w:val="24"/>
          <w:szCs w:val="20"/>
        </w:rPr>
        <w:commentReference w:id="76"/>
      </w:r>
      <w:commentRangeEnd w:id="77"/>
      <w:r w:rsidRPr="000978B5">
        <w:rPr>
          <w:rStyle w:val="CommentReference"/>
          <w:sz w:val="24"/>
          <w:szCs w:val="20"/>
        </w:rPr>
        <w:commentReference w:id="77"/>
      </w:r>
      <w:commentRangeEnd w:id="78"/>
      <w:r w:rsidRPr="000978B5">
        <w:rPr>
          <w:rStyle w:val="CommentReference"/>
          <w:sz w:val="24"/>
          <w:szCs w:val="20"/>
        </w:rPr>
        <w:commentReference w:id="78"/>
      </w:r>
      <w:commentRangeEnd w:id="75"/>
      <w:r w:rsidR="00D76152" w:rsidRPr="000978B5">
        <w:rPr>
          <w:rStyle w:val="CommentReference"/>
          <w:sz w:val="24"/>
          <w:szCs w:val="20"/>
        </w:rPr>
        <w:commentReference w:id="75"/>
      </w:r>
      <w:r w:rsidR="00D76152" w:rsidRPr="000978B5">
        <w:t xml:space="preserve"> (hours). </w:t>
      </w:r>
    </w:p>
    <w:p w14:paraId="2A2E80C3" w14:textId="08B265E7" w:rsidR="000556C2" w:rsidRPr="000978B5" w:rsidRDefault="00D76152" w:rsidP="00872AAB">
      <w:pPr>
        <w:pStyle w:val="NRELBodyText"/>
      </w:pPr>
      <w:r w:rsidRPr="000978B5">
        <w:t>Although energy efficiency measure</w:t>
      </w:r>
      <w:r w:rsidR="0054428C">
        <w:t>s</w:t>
      </w:r>
      <w:r w:rsidRPr="000978B5">
        <w:t xml:space="preserve"> regarding overall minimization of lighting energy use could be designed based on such fact, it is not the target of discussion in this measure documentation. Other factors affecting visual comfort and productivity such as light levels</w:t>
      </w:r>
      <w:r w:rsidR="00E827D5">
        <w:t xml:space="preserve"> and</w:t>
      </w:r>
      <w:r w:rsidRPr="000978B5">
        <w:t xml:space="preserve"> glare</w:t>
      </w:r>
      <w:r w:rsidRPr="000978B5" w:rsidDel="00E827D5">
        <w:t>,</w:t>
      </w:r>
      <w:r w:rsidRPr="000978B5">
        <w:t xml:space="preserve"> or affected by surrounding environment such as windows and fenestration systems, are assumed to be taken into account in the ComStock </w:t>
      </w:r>
      <w:r w:rsidR="00CE59EC">
        <w:t>b</w:t>
      </w:r>
      <w:r w:rsidRPr="000978B5">
        <w:t xml:space="preserve">aseline </w:t>
      </w:r>
      <w:r w:rsidR="00CE59EC">
        <w:t>a</w:t>
      </w:r>
      <w:r w:rsidRPr="000978B5">
        <w:t>pproach</w:t>
      </w:r>
      <w:r w:rsidR="00CE59EC">
        <w:t>. This approach</w:t>
      </w:r>
      <w:r w:rsidRPr="000978B5">
        <w:t xml:space="preserve"> generates the original lighting schedules described in next section, and demand flexibility potential lies upon these factors without significant interference. </w:t>
      </w:r>
    </w:p>
    <w:p w14:paraId="15817A82" w14:textId="17DEDD08" w:rsidR="000D0908" w:rsidRPr="000978B5" w:rsidRDefault="005779D6" w:rsidP="00872AAB">
      <w:pPr>
        <w:pStyle w:val="NRELBodyText"/>
      </w:pPr>
      <w:r w:rsidRPr="000978B5">
        <w:t xml:space="preserve">Typical lighting control </w:t>
      </w:r>
      <w:r w:rsidR="004C5196" w:rsidRPr="000978B5">
        <w:t>methods</w:t>
      </w:r>
      <w:r w:rsidRPr="000978B5">
        <w:t xml:space="preserve"> include </w:t>
      </w:r>
      <w:r w:rsidR="002961E8" w:rsidRPr="000978B5">
        <w:t>on/off</w:t>
      </w:r>
      <w:r w:rsidRPr="000978B5">
        <w:t xml:space="preserve"> control, </w:t>
      </w:r>
      <w:r w:rsidR="002846B6" w:rsidRPr="000978B5">
        <w:t xml:space="preserve">(discretized) </w:t>
      </w:r>
      <w:r w:rsidRPr="000978B5">
        <w:t>multilevel</w:t>
      </w:r>
      <w:r w:rsidR="004C5196" w:rsidRPr="000978B5">
        <w:t xml:space="preserve"> control</w:t>
      </w:r>
      <w:r w:rsidR="002961E8" w:rsidRPr="000978B5">
        <w:t>,</w:t>
      </w:r>
      <w:r w:rsidR="004C5196" w:rsidRPr="000978B5">
        <w:t xml:space="preserve"> </w:t>
      </w:r>
      <w:r w:rsidRPr="000978B5">
        <w:t xml:space="preserve">and </w:t>
      </w:r>
      <w:r w:rsidR="002846B6" w:rsidRPr="000978B5">
        <w:t xml:space="preserve">(continuous) </w:t>
      </w:r>
      <w:r w:rsidRPr="000978B5">
        <w:t>dimming control.</w:t>
      </w:r>
      <w:r w:rsidR="004C5196" w:rsidRPr="000978B5">
        <w:t xml:space="preserve"> </w:t>
      </w:r>
      <w:r w:rsidR="00666135" w:rsidRPr="000978B5">
        <w:t>Modern</w:t>
      </w:r>
      <w:r w:rsidR="002B1E82" w:rsidRPr="000978B5">
        <w:t xml:space="preserve"> </w:t>
      </w:r>
      <w:r w:rsidR="00414722" w:rsidRPr="000978B5">
        <w:t xml:space="preserve">lighting </w:t>
      </w:r>
      <w:r w:rsidR="00F730E1" w:rsidRPr="000978B5">
        <w:t>products</w:t>
      </w:r>
      <w:r w:rsidR="00414722" w:rsidRPr="000978B5">
        <w:t xml:space="preserve"> such as </w:t>
      </w:r>
      <w:r w:rsidR="001D3719" w:rsidRPr="000978B5">
        <w:t xml:space="preserve">fluorescent </w:t>
      </w:r>
      <w:r w:rsidR="00952AD3" w:rsidRPr="000978B5">
        <w:t xml:space="preserve">fixtures with dimmable </w:t>
      </w:r>
      <w:r w:rsidR="00414722" w:rsidRPr="000978B5">
        <w:t>ballast</w:t>
      </w:r>
      <w:r w:rsidR="00952AD3" w:rsidRPr="000978B5">
        <w:t>s and</w:t>
      </w:r>
      <w:r w:rsidR="00414722" w:rsidRPr="000978B5">
        <w:t xml:space="preserve"> </w:t>
      </w:r>
      <w:r w:rsidR="00835E8C" w:rsidRPr="000978B5">
        <w:t>LEDs are designed to en</w:t>
      </w:r>
      <w:r w:rsidR="00AB691B" w:rsidRPr="000978B5">
        <w:t>able</w:t>
      </w:r>
      <w:r w:rsidR="00F14F6D" w:rsidRPr="000978B5">
        <w:t xml:space="preserve"> continuous</w:t>
      </w:r>
      <w:r w:rsidR="00AB691B" w:rsidRPr="000978B5">
        <w:t xml:space="preserve"> dimming</w:t>
      </w:r>
      <w:r w:rsidR="001D3719" w:rsidRPr="000978B5">
        <w:t xml:space="preserve">, </w:t>
      </w:r>
      <w:r w:rsidR="00716BE1" w:rsidRPr="000978B5">
        <w:t xml:space="preserve">which is very common in the market nowadays, </w:t>
      </w:r>
      <w:r w:rsidR="001D3719" w:rsidRPr="000978B5">
        <w:t xml:space="preserve">while </w:t>
      </w:r>
      <w:r w:rsidR="002961E8" w:rsidRPr="000978B5">
        <w:t>on/off</w:t>
      </w:r>
      <w:r w:rsidR="004C5196" w:rsidRPr="000978B5">
        <w:t xml:space="preserve"> or multilevel controls can approximate</w:t>
      </w:r>
      <w:r w:rsidR="002846B6" w:rsidRPr="000978B5">
        <w:t xml:space="preserve"> (stepped)</w:t>
      </w:r>
      <w:r w:rsidR="004C5196" w:rsidRPr="000978B5">
        <w:t xml:space="preserve"> dimming </w:t>
      </w:r>
      <w:r w:rsidR="008C148C" w:rsidRPr="000978B5">
        <w:t>by proper</w:t>
      </w:r>
      <w:r w:rsidR="00EB0FAD" w:rsidRPr="000978B5">
        <w:t>ly</w:t>
      </w:r>
      <w:r w:rsidR="008C148C" w:rsidRPr="000978B5">
        <w:t xml:space="preserve"> grouping/clustering design of the controlled luminaires in a space, such as the </w:t>
      </w:r>
      <w:r w:rsidR="002846B6" w:rsidRPr="000978B5">
        <w:t xml:space="preserve">proportional load shedding </w:t>
      </w:r>
      <w:r w:rsidR="008C148C" w:rsidRPr="000978B5">
        <w:t>method</w:t>
      </w:r>
      <w:r w:rsidR="002846B6" w:rsidRPr="000978B5">
        <w:t xml:space="preserve"> presented in </w:t>
      </w:r>
      <w:r w:rsidR="00333E9C">
        <w:t xml:space="preserve">Husen et al. </w:t>
      </w:r>
      <w:r w:rsidR="007354F2" w:rsidRPr="000978B5">
        <w:fldChar w:fldCharType="begin"/>
      </w:r>
      <w:r w:rsidR="00690F39">
        <w:instrText xml:space="preserve"> ADDIN ZOTERO_ITEM CSL_CITATION {"citationID":"mAmtZemz","properties":{"formattedCitation":"[26]","plainCitation":"[26]","noteIndex":0},"citationItems":[{"id":329,"uris":["http://zotero.org/groups/5450888/items/625QZTJ6"],"itemData":{"id":329,"type":"paper-conference","abstract":"Lighting is a major part of energy consumption in buildings. Lighting systems will thus be one of the important component systems of a smart grid for dynamic load management services like demand response. We consider the problem of control of multiple lighting systems in a building for providing demand response service. In the scenario considered in this paper, under a demand response request, lighting systems in a building react by executing dimming control to reduce power consumption based on their load shedding ﬂexibilities. Load shedding ﬂexibility reﬂects the amount of power reduction that can be achieved by an individual controller without violating minimum illumination requirements of occupants in that area. We consider different methods for distributing load reduction across the multiple lighting system controllers employing their respective load shedding ﬂexibilities. The performance of the methods is compared with a scheme where uniform dimming is applied across the lighting systems.","container-title":"2012 IEEE PES Innovative Smart Grid Technologies (ISGT)","DOI":"10.1109/ISGT.2012.6175703","event-place":"Washington, DC, USA","event-title":"2012 IEEE PES Innovative Smart Grid Technologies (ISGT)","ISBN":"978-1-4577-2159-5","language":"en","page":"1-6","publisher":"IEEE","publisher-place":"Washington, DC, USA","source":"DOI.org (Crossref)","title":"Lighting systems control for demand response","URL":"http://ieeexplore.ieee.org/document/6175703/","author":[{"family":"Husen","given":"Sri Andari"},{"family":"Pandharipande","given":"Ashish"},{"family":"Tolhuizen","given":"Ludo"},{"literal":"Ying Wang"},{"literal":"Meng Zhao"}],"accessed":{"date-parts":[["2024",10,15]]},"issued":{"date-parts":[["2012",1]]}}}],"schema":"https://github.com/citation-style-language/schema/raw/master/csl-citation.json"} </w:instrText>
      </w:r>
      <w:r w:rsidR="007354F2" w:rsidRPr="000978B5">
        <w:fldChar w:fldCharType="separate"/>
      </w:r>
      <w:r w:rsidR="00690F39" w:rsidRPr="00690F39">
        <w:t>[26]</w:t>
      </w:r>
      <w:r w:rsidR="007354F2" w:rsidRPr="000978B5">
        <w:fldChar w:fldCharType="end"/>
      </w:r>
      <w:r w:rsidR="002846B6" w:rsidRPr="000978B5">
        <w:t>.</w:t>
      </w:r>
      <w:r w:rsidR="00941998" w:rsidRPr="000978B5">
        <w:t xml:space="preserve"> </w:t>
      </w:r>
      <w:r w:rsidR="00AB1500" w:rsidRPr="000978B5">
        <w:t xml:space="preserve">Studies related to lighting controls </w:t>
      </w:r>
      <w:r w:rsidR="00B75CE8" w:rsidRPr="000978B5">
        <w:t>applied for demand flexibility are very limited due to the low</w:t>
      </w:r>
      <w:r w:rsidR="00AB1500" w:rsidRPr="000978B5">
        <w:t xml:space="preserve"> </w:t>
      </w:r>
      <w:r w:rsidR="00D745B1" w:rsidRPr="000978B5">
        <w:t xml:space="preserve">penetration of </w:t>
      </w:r>
      <w:r w:rsidR="00FC19A3" w:rsidRPr="000978B5">
        <w:t xml:space="preserve">automated </w:t>
      </w:r>
      <w:r w:rsidR="00D745B1" w:rsidRPr="000978B5">
        <w:lastRenderedPageBreak/>
        <w:t>lighting</w:t>
      </w:r>
      <w:r w:rsidR="00FC19A3" w:rsidRPr="000978B5">
        <w:t xml:space="preserve"> in the commercial sector. </w:t>
      </w:r>
      <w:r w:rsidR="00FD77F6" w:rsidRPr="000978B5">
        <w:t>Case studies in California</w:t>
      </w:r>
      <w:r w:rsidR="002F0E37" w:rsidRPr="000978B5">
        <w:t xml:space="preserve"> </w:t>
      </w:r>
      <w:r w:rsidR="002F0E37" w:rsidRPr="000978B5">
        <w:fldChar w:fldCharType="begin"/>
      </w:r>
      <w:r w:rsidR="00690F39">
        <w:instrText xml:space="preserve"> ADDIN ZOTERO_ITEM CSL_CITATION {"citationID":"1fekrEl9","properties":{"formattedCitation":"[27]","plainCitation":"[27]","noteIndex":0},"citationItems":[{"id":321,"uris":["http://zotero.org/groups/5450888/items/JQYHP6D9"],"itemData":{"id":321,"type":"report","language":"en","note":"DOI: 10.2172/927027","number":"LBNL--62226, 927027","page":"LBNL--62226, 927027","source":"DOI.org (Crossref)","title":"Demand Responsive Lighting: A Scoping Study","title-short":"Demand Responsive Lighting","URL":"http://www.osti.gov/servlets/purl/927027-1nqYHp/","author":[{"family":"Rubinstein","given":"Francis"},{"family":"Kiliccote","given":"Sila"}],"accessed":{"date-parts":[["2024",10,15]]},"issued":{"date-parts":[["2007",1,3]]}}}],"schema":"https://github.com/citation-style-language/schema/raw/master/csl-citation.json"} </w:instrText>
      </w:r>
      <w:r w:rsidR="002F0E37" w:rsidRPr="000978B5">
        <w:fldChar w:fldCharType="separate"/>
      </w:r>
      <w:r w:rsidR="00690F39" w:rsidRPr="00690F39">
        <w:t>[27]</w:t>
      </w:r>
      <w:r w:rsidR="002F0E37" w:rsidRPr="000978B5">
        <w:fldChar w:fldCharType="end"/>
      </w:r>
      <w:r w:rsidR="00FD77F6" w:rsidRPr="000978B5">
        <w:t xml:space="preserve"> quantified the</w:t>
      </w:r>
      <w:r w:rsidR="005802E4" w:rsidRPr="000978B5">
        <w:t xml:space="preserve"> </w:t>
      </w:r>
      <w:r w:rsidR="002846B6" w:rsidRPr="000978B5">
        <w:t xml:space="preserve">demand savings </w:t>
      </w:r>
      <w:r w:rsidR="00FD77F6" w:rsidRPr="000978B5">
        <w:t>of a single dimmable fixture to be 22.7</w:t>
      </w:r>
      <w:r w:rsidR="000967C7" w:rsidRPr="000978B5">
        <w:t>–</w:t>
      </w:r>
      <w:r w:rsidR="00FD77F6" w:rsidRPr="000978B5">
        <w:t>30</w:t>
      </w:r>
      <w:r w:rsidR="0054428C">
        <w:t xml:space="preserve"> </w:t>
      </w:r>
      <w:r w:rsidR="00FD77F6" w:rsidRPr="000978B5">
        <w:t xml:space="preserve">W from different reduction ranges (70% to 30% </w:t>
      </w:r>
      <w:r w:rsidR="003D458A" w:rsidRPr="000978B5">
        <w:t xml:space="preserve">up to </w:t>
      </w:r>
      <w:r w:rsidR="00FD77F6" w:rsidRPr="000978B5">
        <w:t>100% to 50%), and the demand savings intensity of grouped control lighting to be 0.45</w:t>
      </w:r>
      <w:r w:rsidR="00D44B40">
        <w:t xml:space="preserve"> </w:t>
      </w:r>
      <w:r w:rsidR="00FD77F6" w:rsidRPr="000978B5">
        <w:t>W/ft</w:t>
      </w:r>
      <w:r w:rsidR="00FD77F6" w:rsidRPr="000978B5">
        <w:rPr>
          <w:vertAlign w:val="superscript"/>
        </w:rPr>
        <w:t>2</w:t>
      </w:r>
      <w:r w:rsidR="00FD77F6" w:rsidRPr="000978B5">
        <w:t xml:space="preserve"> by switching off a quarter of fixtures (equivalent to dimming from 100% to 75%)</w:t>
      </w:r>
      <w:r w:rsidR="000556C2" w:rsidRPr="000978B5">
        <w:t>. It also estimated 1</w:t>
      </w:r>
      <w:r w:rsidR="00D757AE">
        <w:t>-</w:t>
      </w:r>
      <w:r w:rsidR="000556C2" w:rsidRPr="000978B5">
        <w:t>GW peak reduction potential for all commercial buildings in California by assuming a 20% lighting peak demand reduction goal is achieved.</w:t>
      </w:r>
      <w:r w:rsidR="00772E6F" w:rsidRPr="000978B5">
        <w:t xml:space="preserve"> </w:t>
      </w:r>
      <w:r w:rsidR="00AA1209" w:rsidRPr="000978B5">
        <w:t>According to a report by</w:t>
      </w:r>
      <w:r w:rsidR="00402785" w:rsidRPr="000978B5">
        <w:t xml:space="preserve"> the</w:t>
      </w:r>
      <w:r w:rsidR="00AA1209" w:rsidRPr="000978B5">
        <w:t xml:space="preserve"> Lighting Controls Association</w:t>
      </w:r>
      <w:r w:rsidR="009D083E" w:rsidRPr="000978B5">
        <w:t xml:space="preserve"> </w:t>
      </w:r>
      <w:r w:rsidR="005867AF" w:rsidRPr="000978B5">
        <w:fldChar w:fldCharType="begin"/>
      </w:r>
      <w:r w:rsidR="00690F39">
        <w:instrText xml:space="preserve"> ADDIN ZOTERO_ITEM CSL_CITATION {"citationID":"6SLdDgWW","properties":{"formattedCitation":"[28]","plainCitation":"[28]","noteIndex":0},"citationItems":[{"id":379,"uris":["http://zotero.org/groups/5450888/items/U3PRWE68"],"itemData":{"id":379,"type":"article-magazine","container-title":"Lighting Controls Association","title":"Lighting and Grid-Interactive Buildings","URL":"https://lightingcontrolsassociation.org/2021/09/24/grid-interactive-buildings/","author":[{"family":"DiLouie","given":"Craig"}],"issued":{"date-parts":[["2021",9,24]]}}}],"schema":"https://github.com/citation-style-language/schema/raw/master/csl-citation.json"} </w:instrText>
      </w:r>
      <w:r w:rsidR="005867AF" w:rsidRPr="000978B5">
        <w:fldChar w:fldCharType="separate"/>
      </w:r>
      <w:r w:rsidR="00690F39" w:rsidRPr="00690F39">
        <w:t>[28]</w:t>
      </w:r>
      <w:r w:rsidR="005867AF" w:rsidRPr="000978B5">
        <w:fldChar w:fldCharType="end"/>
      </w:r>
      <w:r w:rsidR="00AA1209" w:rsidRPr="000978B5">
        <w:t>, many large buildings (</w:t>
      </w:r>
      <w:r w:rsidR="00DD541B">
        <w:t>more than</w:t>
      </w:r>
      <w:r w:rsidR="00DD541B" w:rsidRPr="000978B5">
        <w:t xml:space="preserve"> </w:t>
      </w:r>
      <w:r w:rsidR="00AA1209" w:rsidRPr="000978B5">
        <w:t>10,000 ft</w:t>
      </w:r>
      <w:r w:rsidR="00AA1209" w:rsidRPr="000978B5">
        <w:rPr>
          <w:vertAlign w:val="superscript"/>
        </w:rPr>
        <w:t>2</w:t>
      </w:r>
      <w:r w:rsidR="00AA1209" w:rsidRPr="000978B5">
        <w:t xml:space="preserve">) built after 2016 </w:t>
      </w:r>
      <w:r w:rsidR="00235AD8" w:rsidRPr="000978B5">
        <w:t xml:space="preserve">in California </w:t>
      </w:r>
      <w:r w:rsidR="00AA1209" w:rsidRPr="000978B5">
        <w:t xml:space="preserve">are capable of at least 15% load reduction in case of a demand response event, partly through automated lighting control systems, to be compliant to the state’s Title 24 </w:t>
      </w:r>
      <w:r w:rsidR="001C0940" w:rsidRPr="000978B5">
        <w:t xml:space="preserve">Building Energy Efficiency Standards </w:t>
      </w:r>
      <w:r w:rsidR="00AA1209" w:rsidRPr="000978B5">
        <w:t>(2016 version, Part 6</w:t>
      </w:r>
      <w:r w:rsidR="001C0940" w:rsidRPr="000978B5">
        <w:t>—E</w:t>
      </w:r>
      <w:r w:rsidR="00AA1209" w:rsidRPr="000978B5">
        <w:t xml:space="preserve">nergy </w:t>
      </w:r>
      <w:r w:rsidR="001C0940" w:rsidRPr="000978B5">
        <w:t>C</w:t>
      </w:r>
      <w:r w:rsidR="00AA1209" w:rsidRPr="000978B5">
        <w:t xml:space="preserve">ode). </w:t>
      </w:r>
      <w:r w:rsidR="008C77CE" w:rsidRPr="000978B5">
        <w:t xml:space="preserve">The </w:t>
      </w:r>
      <w:r w:rsidR="0078656C" w:rsidRPr="000978B5">
        <w:t>L</w:t>
      </w:r>
      <w:r w:rsidR="008C77CE" w:rsidRPr="000978B5">
        <w:t xml:space="preserve">ighting </w:t>
      </w:r>
      <w:r w:rsidR="0078656C" w:rsidRPr="000978B5">
        <w:t>R</w:t>
      </w:r>
      <w:r w:rsidR="008C77CE" w:rsidRPr="000978B5">
        <w:t xml:space="preserve">esearch </w:t>
      </w:r>
      <w:r w:rsidR="0078656C" w:rsidRPr="000978B5">
        <w:t>C</w:t>
      </w:r>
      <w:r w:rsidR="002437FB" w:rsidRPr="000978B5">
        <w:t>enter</w:t>
      </w:r>
      <w:r w:rsidR="001E5799" w:rsidRPr="000978B5">
        <w:t xml:space="preserve"> at Rensselaer</w:t>
      </w:r>
      <w:r w:rsidR="0078656C" w:rsidRPr="000978B5">
        <w:t xml:space="preserve"> Polytechnic Institute</w:t>
      </w:r>
      <w:r w:rsidR="002437FB" w:rsidRPr="000978B5">
        <w:t xml:space="preserve"> </w:t>
      </w:r>
      <w:commentRangeStart w:id="79"/>
      <w:commentRangeEnd w:id="79"/>
      <w:r w:rsidR="00222BBE" w:rsidRPr="000978B5">
        <w:rPr>
          <w:rStyle w:val="CommentReference"/>
          <w:sz w:val="24"/>
          <w:szCs w:val="20"/>
        </w:rPr>
        <w:commentReference w:id="79"/>
      </w:r>
      <w:r w:rsidR="00C4253F" w:rsidRPr="000978B5">
        <w:t xml:space="preserve">and the New York State Energy Research and Development Authority </w:t>
      </w:r>
      <w:r w:rsidR="002437FB" w:rsidRPr="000978B5">
        <w:t xml:space="preserve">conducted several </w:t>
      </w:r>
      <w:r w:rsidR="00CC09E4" w:rsidRPr="000978B5">
        <w:t>demand response</w:t>
      </w:r>
      <w:r w:rsidR="002437FB" w:rsidRPr="000978B5">
        <w:t xml:space="preserve"> studies</w:t>
      </w:r>
      <w:r w:rsidR="00FF6640" w:rsidRPr="000978B5">
        <w:t xml:space="preserve"> </w:t>
      </w:r>
      <w:r w:rsidR="006402CF" w:rsidRPr="000978B5">
        <w:fldChar w:fldCharType="begin"/>
      </w:r>
      <w:r w:rsidR="00690F39">
        <w:instrText xml:space="preserve"> ADDIN ZOTERO_ITEM CSL_CITATION {"citationID":"X8SiQoXd","properties":{"formattedCitation":"[29]","plainCitation":"[29]","noteIndex":0},"citationItems":[{"id":378,"uris":["http://zotero.org/groups/5450888/items/8SP7V6UM"],"itemData":{"id":378,"type":"report","publisher":"THE LIGHTING RESEARCH CENTER AT RENSSELAER POLYTECHNIC INSTITUTE","title":"DEMONSTRATION OF A LOW COST AUTOMATION OF LIGHTING AS A DEMAND RESPONSE RESOURCE","author":[{"family":"Abate","given":"Anthony"},{"family":"Morante","given":"Peter"}],"issued":{"date-parts":[["2011"]]}}}],"schema":"https://github.com/citation-style-language/schema/raw/master/csl-citation.json"} </w:instrText>
      </w:r>
      <w:r w:rsidR="006402CF" w:rsidRPr="000978B5">
        <w:fldChar w:fldCharType="separate"/>
      </w:r>
      <w:r w:rsidR="00690F39" w:rsidRPr="00690F39">
        <w:t>[29]</w:t>
      </w:r>
      <w:r w:rsidR="006402CF" w:rsidRPr="000978B5">
        <w:fldChar w:fldCharType="end"/>
      </w:r>
      <w:r w:rsidR="00407F1B" w:rsidRPr="000978B5">
        <w:t xml:space="preserve"> </w:t>
      </w:r>
      <w:r w:rsidR="002437FB" w:rsidRPr="000978B5">
        <w:t xml:space="preserve">in New York </w:t>
      </w:r>
      <w:r w:rsidR="004E41F5" w:rsidRPr="000978B5">
        <w:t xml:space="preserve">to </w:t>
      </w:r>
      <w:r w:rsidR="0036713B" w:rsidRPr="000978B5">
        <w:t>apply</w:t>
      </w:r>
      <w:r w:rsidR="009474F6" w:rsidRPr="000978B5">
        <w:t xml:space="preserve"> </w:t>
      </w:r>
      <w:r w:rsidR="00241C23" w:rsidRPr="000978B5">
        <w:t>ballast products with load</w:t>
      </w:r>
      <w:r w:rsidR="00E21A62">
        <w:t xml:space="preserve"> </w:t>
      </w:r>
      <w:r w:rsidR="00241C23" w:rsidRPr="000978B5">
        <w:t>shedding capability</w:t>
      </w:r>
      <w:r w:rsidR="008A1BAB" w:rsidRPr="000978B5">
        <w:t xml:space="preserve"> on both new and retrofitted buildings</w:t>
      </w:r>
      <w:r w:rsidR="00D83778" w:rsidRPr="000978B5">
        <w:t xml:space="preserve"> and </w:t>
      </w:r>
      <w:r w:rsidR="00CC09E4" w:rsidRPr="000978B5">
        <w:t>demonstrated 25%</w:t>
      </w:r>
      <w:r w:rsidR="00222BBE" w:rsidRPr="000978B5">
        <w:t>–</w:t>
      </w:r>
      <w:r w:rsidR="00320B10" w:rsidRPr="000978B5">
        <w:t>30%</w:t>
      </w:r>
      <w:r w:rsidR="00CC09E4" w:rsidRPr="000978B5">
        <w:t xml:space="preserve"> </w:t>
      </w:r>
      <w:r w:rsidR="00986C02" w:rsidRPr="000978B5">
        <w:t>lighting</w:t>
      </w:r>
      <w:r w:rsidR="00CC09E4" w:rsidRPr="000978B5">
        <w:t xml:space="preserve"> load </w:t>
      </w:r>
      <w:r w:rsidR="00986C02" w:rsidRPr="000978B5">
        <w:t>shed</w:t>
      </w:r>
      <w:r w:rsidR="00CC09E4" w:rsidRPr="000978B5">
        <w:t xml:space="preserve"> capability</w:t>
      </w:r>
      <w:r w:rsidR="002437FB" w:rsidRPr="000978B5">
        <w:t xml:space="preserve">. </w:t>
      </w:r>
      <w:commentRangeStart w:id="80"/>
      <w:commentRangeEnd w:id="80"/>
      <w:r w:rsidR="00235AD8" w:rsidRPr="000978B5">
        <w:rPr>
          <w:rStyle w:val="CommentReference"/>
          <w:sz w:val="24"/>
          <w:szCs w:val="20"/>
        </w:rPr>
        <w:commentReference w:id="80"/>
      </w:r>
    </w:p>
    <w:p w14:paraId="03EC05C5" w14:textId="05E93773" w:rsidR="00B07A10" w:rsidRPr="000978B5" w:rsidRDefault="00B07A10" w:rsidP="00BD51C3">
      <w:r w:rsidRPr="000978B5">
        <w:br w:type="page"/>
      </w:r>
    </w:p>
    <w:p w14:paraId="10A5F67D" w14:textId="77777777" w:rsidR="00B07A10" w:rsidRPr="000978B5" w:rsidRDefault="00B07A10" w:rsidP="00FF29AF">
      <w:pPr>
        <w:pStyle w:val="NRELHead01Numbered"/>
      </w:pPr>
      <w:bookmarkStart w:id="81" w:name="_Toc185837470"/>
      <w:bookmarkStart w:id="82" w:name="_Toc187938238"/>
      <w:commentRangeStart w:id="83"/>
      <w:commentRangeStart w:id="84"/>
      <w:r w:rsidRPr="000978B5">
        <w:lastRenderedPageBreak/>
        <w:t>ComStock Baseline Approach</w:t>
      </w:r>
      <w:bookmarkEnd w:id="81"/>
      <w:bookmarkEnd w:id="82"/>
      <w:commentRangeEnd w:id="83"/>
      <w:r w:rsidR="00FD4CA1" w:rsidRPr="000978B5">
        <w:rPr>
          <w:rStyle w:val="CommentReference"/>
          <w:sz w:val="36"/>
          <w:szCs w:val="28"/>
        </w:rPr>
        <w:commentReference w:id="83"/>
      </w:r>
      <w:commentRangeEnd w:id="84"/>
      <w:r w:rsidRPr="000978B5">
        <w:rPr>
          <w:rStyle w:val="CommentReference"/>
          <w:sz w:val="36"/>
          <w:szCs w:val="28"/>
        </w:rPr>
        <w:commentReference w:id="84"/>
      </w:r>
    </w:p>
    <w:p w14:paraId="579BBDCA" w14:textId="2D3E330D" w:rsidR="00AF5E33" w:rsidRPr="000978B5" w:rsidRDefault="004A019B" w:rsidP="007C3302">
      <w:pPr>
        <w:pStyle w:val="NRELBodyText"/>
      </w:pPr>
      <w:r w:rsidRPr="000978B5">
        <w:t xml:space="preserve">This measure modifies the </w:t>
      </w:r>
      <w:commentRangeStart w:id="85"/>
      <w:r w:rsidRPr="000978B5">
        <w:t xml:space="preserve">existing model </w:t>
      </w:r>
      <w:r w:rsidR="00702CE6" w:rsidRPr="000978B5">
        <w:t xml:space="preserve">interior </w:t>
      </w:r>
      <w:r w:rsidR="006F15E1" w:rsidRPr="000978B5">
        <w:t>lighting</w:t>
      </w:r>
      <w:r w:rsidRPr="000978B5">
        <w:t xml:space="preserve"> schedules </w:t>
      </w:r>
      <w:commentRangeEnd w:id="85"/>
      <w:r w:rsidR="00A52A2E" w:rsidRPr="000978B5">
        <w:rPr>
          <w:rStyle w:val="CommentReference"/>
          <w:sz w:val="24"/>
          <w:szCs w:val="20"/>
        </w:rPr>
        <w:commentReference w:id="85"/>
      </w:r>
      <w:r w:rsidRPr="000978B5">
        <w:t xml:space="preserve">during the daily peak demand windows (on-peak periods) only. For times outside of the event, the existing </w:t>
      </w:r>
      <w:r w:rsidR="006F15E1" w:rsidRPr="000978B5">
        <w:t>lighting</w:t>
      </w:r>
      <w:r w:rsidRPr="000978B5">
        <w:t xml:space="preserve"> schedules in the model are unchanged. The details of the </w:t>
      </w:r>
      <w:r w:rsidR="006F15E1" w:rsidRPr="000978B5">
        <w:t>lighting</w:t>
      </w:r>
      <w:r w:rsidRPr="000978B5">
        <w:t xml:space="preserve"> schedule</w:t>
      </w:r>
      <w:r w:rsidR="00FC69EF" w:rsidRPr="000978B5">
        <w:t>s</w:t>
      </w:r>
      <w:r w:rsidR="00AA284F" w:rsidRPr="000978B5">
        <w:t>, technology, and power</w:t>
      </w:r>
      <w:r w:rsidRPr="000978B5">
        <w:t xml:space="preserve"> in the existing ComStock models can be found in </w:t>
      </w:r>
      <w:r w:rsidR="001846A0" w:rsidRPr="000978B5">
        <w:t xml:space="preserve">Section 4.2 “Hours of Operation and Occupancy” and </w:t>
      </w:r>
      <w:r w:rsidRPr="000978B5">
        <w:t>Section 4.</w:t>
      </w:r>
      <w:r w:rsidR="0066370F" w:rsidRPr="000978B5">
        <w:t>5</w:t>
      </w:r>
      <w:r w:rsidR="00702CE6" w:rsidRPr="000978B5">
        <w:t>.1</w:t>
      </w:r>
      <w:r w:rsidRPr="000978B5">
        <w:t xml:space="preserve"> “</w:t>
      </w:r>
      <w:r w:rsidR="00AE30EC" w:rsidRPr="000978B5">
        <w:t xml:space="preserve">Interior </w:t>
      </w:r>
      <w:r w:rsidR="00276A0B" w:rsidRPr="000978B5">
        <w:t>Lighting</w:t>
      </w:r>
      <w:r w:rsidRPr="000978B5">
        <w:t>”</w:t>
      </w:r>
      <w:r w:rsidR="00455BC8" w:rsidRPr="000978B5">
        <w:t xml:space="preserve"> in the </w:t>
      </w:r>
      <w:r w:rsidR="00455BC8" w:rsidRPr="002C3406">
        <w:rPr>
          <w:i/>
          <w:iCs/>
        </w:rPr>
        <w:t>ComStock Reference Documentation</w:t>
      </w:r>
      <w:r w:rsidR="00455BC8" w:rsidRPr="000978B5">
        <w:t xml:space="preserve"> </w:t>
      </w:r>
      <w:r w:rsidR="00EB1788" w:rsidRPr="000978B5">
        <w:fldChar w:fldCharType="begin"/>
      </w:r>
      <w:r w:rsidR="00690F39">
        <w:instrText xml:space="preserve"> ADDIN ZOTERO_ITEM CSL_CITATION {"citationID":"zGFkbti8","properties":{"formattedCitation":"[30]","plainCitation":"[30]","noteIndex":0},"citationItems":[{"id":157,"uris":["http://zotero.org/groups/5450888/items/9BAHIIYG"],"itemData":{"id":157,"type":"report","note":"DOI: 10.2172/1967948","number":"NREL/TP--5500-83819, 1967948, MainId:84592","page":"NREL/TP--5500-83819, 1967948, MainId:84592","source":"DOI.org (Crossref)","title":"ComStock Reference Documentation (V.1)","URL":"https://www.osti.gov/servlets/purl/1967948/","author":[{"family":"Parker","given":"Andrew"},{"family":"Horsey","given":"Henry"},{"family":"Dahlhausen","given":"Matthew"},{"family":"Praprost","given":"Marlena"},{"family":"CaraDonna","given":"Christopher"},{"family":"LeBar","given":"Amy"},{"family":"Klun","given":"Lauren"}],"accessed":{"date-parts":[["2024",3,17]]},"issued":{"date-parts":[["2023",3,1]]}}}],"schema":"https://github.com/citation-style-language/schema/raw/master/csl-citation.json"} </w:instrText>
      </w:r>
      <w:r w:rsidR="00EB1788" w:rsidRPr="000978B5">
        <w:fldChar w:fldCharType="separate"/>
      </w:r>
      <w:r w:rsidR="00690F39" w:rsidRPr="00690F39">
        <w:t>[30]</w:t>
      </w:r>
      <w:r w:rsidR="00EB1788" w:rsidRPr="000978B5">
        <w:fldChar w:fldCharType="end"/>
      </w:r>
      <w:r w:rsidR="00F33BB3" w:rsidRPr="000978B5">
        <w:t xml:space="preserve"> for default schedules</w:t>
      </w:r>
      <w:r w:rsidR="002C6FE7" w:rsidRPr="000978B5">
        <w:t xml:space="preserve">, </w:t>
      </w:r>
      <w:r w:rsidR="002E4AF5" w:rsidRPr="000978B5">
        <w:t>a</w:t>
      </w:r>
      <w:r w:rsidR="002E4AF5">
        <w:t>s well as</w:t>
      </w:r>
      <w:r w:rsidR="002E4AF5" w:rsidRPr="000978B5">
        <w:t xml:space="preserve"> </w:t>
      </w:r>
      <w:r w:rsidR="00455BC8" w:rsidRPr="000978B5">
        <w:t xml:space="preserve">Section 3.3.4 </w:t>
      </w:r>
      <w:r w:rsidR="00B17CF1" w:rsidRPr="000978B5">
        <w:t xml:space="preserve">“Interior Lighting Schedule Magnitude Variability” </w:t>
      </w:r>
      <w:r w:rsidR="00455BC8" w:rsidRPr="000978B5">
        <w:t>in the End-Use Load Profiles project report</w:t>
      </w:r>
      <w:commentRangeStart w:id="86"/>
      <w:commentRangeEnd w:id="86"/>
      <w:r w:rsidR="00F26E34" w:rsidRPr="000978B5">
        <w:rPr>
          <w:rStyle w:val="CommentReference"/>
          <w:sz w:val="24"/>
          <w:szCs w:val="20"/>
        </w:rPr>
        <w:commentReference w:id="86"/>
      </w:r>
      <w:r w:rsidR="00162267" w:rsidRPr="000978B5">
        <w:t xml:space="preserve"> </w:t>
      </w:r>
      <w:r w:rsidR="00690F39">
        <w:fldChar w:fldCharType="begin"/>
      </w:r>
      <w:r w:rsidR="00690F39">
        <w:instrText xml:space="preserve"> ADDIN ZOTERO_ITEM CSL_CITATION {"citationID":"JV7jQpIx","properties":{"formattedCitation":"[31]","plainCitation":"[31]","noteIndex":0},"citationItems":[{"id":391,"uris":["http://zotero.org/groups/5450888/items/D73CG4QE"],"itemData":{"id":391,"type":"report","language":"en","note":"DOI: 10.2172/1854582","number":"NREL/TP-5500-80889, 1854582, MainId:78667","page":"NREL/TP-5500-80889, 1854582, MainId:78667","source":"DOI.org (Crossref)","title":"End-Use Load Profiles for the U.S. Building Stock: Methodology and Results of Model Calibration, Validation, and Uncertainty Quantification","title-short":"End-Use Load Profiles for the U.S. Building Stock","URL":"https://www.osti.gov/servlets/purl/1854582/","author":[{"family":"Wilson","given":"Eric"},{"family":"Parker","given":"Andrew"},{"family":"Fontanini","given":"Anthony"},{"family":"Present","given":"Elaina"},{"family":"Reyna","given":"Janet"},{"family":"Adhikari","given":"Rajendra"},{"family":"Bianchi","given":"Carlo"},{"family":"CaraDonna","given":"Christopher"},{"family":"Dahlhausen","given":"Matthew"},{"family":"Kim","given":"Janghyun"},{"family":"LeBar","given":"Amy"},{"family":"Liu","given":"Lixi"},{"family":"Praprost","given":"Marlena"},{"family":"Zhang","given":"Liang"},{"family":"DeWitt","given":"Peter"},{"family":"Merket","given":"Noel"},{"family":"Speake","given":"Andrew"},{"family":"Hong","given":"Tianzhen"},{"family":"Li","given":"Han"},{"family":"Frick","given":"Natalie"},{"family":"Wang","given":"Zhe"},{"family":"Blair","given":"Aileen"},{"family":"Horsey","given":"Henry"},{"family":"Roberts","given":"David"},{"family":"Trenbath","given":"Kim"},{"family":"Adekanye","given":"Oluwatobi"},{"family":"Bonnema","given":"Eric"},{"family":"El Kontar","given":"Rawad"},{"family":"Gonzalez","given":"Jonathan"},{"family":"Horowitz","given":"Scott"},{"family":"Jones","given":"Dalton"},{"family":"Muehleisen","given":"Ralph"},{"family":"Platthotam","given":"Siby"},{"family":"Reynolds","given":"Matthew"},{"family":"Robertson","given":"Joseph"},{"family":"Sayers","given":"Kevin"},{"family":"Li","given":"Qu"}],"accessed":{"date-parts":[["2025",1,8]]},"issued":{"date-parts":[["2022",3,7]]}}}],"schema":"https://github.com/citation-style-language/schema/raw/master/csl-citation.json"} </w:instrText>
      </w:r>
      <w:r w:rsidR="00690F39">
        <w:fldChar w:fldCharType="separate"/>
      </w:r>
      <w:r w:rsidR="00690F39" w:rsidRPr="00690F39">
        <w:t>[31]</w:t>
      </w:r>
      <w:r w:rsidR="00690F39">
        <w:fldChar w:fldCharType="end"/>
      </w:r>
      <w:r w:rsidR="00246C40">
        <w:t xml:space="preserve"> </w:t>
      </w:r>
      <w:r w:rsidR="00162267" w:rsidRPr="000978B5">
        <w:t xml:space="preserve">for </w:t>
      </w:r>
      <w:r w:rsidR="00455BC8" w:rsidRPr="000978B5">
        <w:t xml:space="preserve">base-to-peak </w:t>
      </w:r>
      <w:r w:rsidR="001846A0" w:rsidRPr="000978B5">
        <w:t>variation</w:t>
      </w:r>
      <w:r w:rsidR="00455BC8" w:rsidRPr="000978B5">
        <w:t xml:space="preserve"> applied to the default lighting schedules</w:t>
      </w:r>
      <w:r w:rsidRPr="000978B5">
        <w:t>.</w:t>
      </w:r>
      <w:r w:rsidR="00E23B5C" w:rsidRPr="000978B5">
        <w:t xml:space="preserve"> </w:t>
      </w:r>
    </w:p>
    <w:p w14:paraId="09EF2B8B" w14:textId="063238DD" w:rsidR="00AF5E33" w:rsidRPr="000978B5" w:rsidRDefault="00AF5E33" w:rsidP="007C3302">
      <w:pPr>
        <w:pStyle w:val="NRELBodyText"/>
      </w:pPr>
      <w:r w:rsidRPr="000978B5">
        <w:t xml:space="preserve">ComStock interior lighting is determined by a lighting technology generation approach, with each generation representing a collection of lighting technologies typically installed during a given time period. ComStock assumes four categories of lighting: </w:t>
      </w:r>
      <w:r w:rsidR="007A0BF8" w:rsidRPr="000978B5">
        <w:t>g</w:t>
      </w:r>
      <w:commentRangeStart w:id="87"/>
      <w:r w:rsidRPr="000978B5">
        <w:t xml:space="preserve">eneral (overhead lighting), </w:t>
      </w:r>
      <w:r w:rsidR="007A0BF8" w:rsidRPr="000978B5">
        <w:t>t</w:t>
      </w:r>
      <w:r w:rsidRPr="000978B5">
        <w:t xml:space="preserve">ask (lights focused on specific areas), </w:t>
      </w:r>
      <w:r w:rsidR="007A0BF8" w:rsidRPr="000978B5">
        <w:t>s</w:t>
      </w:r>
      <w:r w:rsidRPr="000978B5">
        <w:t xml:space="preserve">upplemental (supplemental lighting), and </w:t>
      </w:r>
      <w:r w:rsidR="007A0BF8" w:rsidRPr="000978B5">
        <w:t>w</w:t>
      </w:r>
      <w:r w:rsidRPr="000978B5">
        <w:t xml:space="preserve">all </w:t>
      </w:r>
      <w:r w:rsidR="007A0BF8" w:rsidRPr="000978B5">
        <w:t>w</w:t>
      </w:r>
      <w:r w:rsidRPr="000978B5">
        <w:t xml:space="preserve">ash </w:t>
      </w:r>
      <w:commentRangeEnd w:id="87"/>
      <w:r w:rsidR="005028BC" w:rsidRPr="000978B5">
        <w:rPr>
          <w:rStyle w:val="CommentReference"/>
          <w:sz w:val="24"/>
          <w:szCs w:val="20"/>
        </w:rPr>
        <w:commentReference w:id="87"/>
      </w:r>
      <w:r w:rsidRPr="000978B5">
        <w:t xml:space="preserve">(illuminates vertical surface). The lighting technologies used in each category across the ComStock lighting generations are listed in </w:t>
      </w:r>
      <w:r w:rsidR="00757400">
        <w:fldChar w:fldCharType="begin"/>
      </w:r>
      <w:r w:rsidR="00757400">
        <w:instrText xml:space="preserve"> REF _Ref186549528 \h </w:instrText>
      </w:r>
      <w:r w:rsidR="00757400">
        <w:fldChar w:fldCharType="separate"/>
      </w:r>
      <w:r w:rsidR="00757400">
        <w:t>Table 1</w:t>
      </w:r>
      <w:r w:rsidR="00757400">
        <w:fldChar w:fldCharType="end"/>
      </w:r>
      <w:r w:rsidRPr="000978B5">
        <w:t>. Generations 4–8 represent varying efficacy levels of LEDs, with Generation 4 being the first LED technology to market, and Generation 8 being the estimated technology level in 2035.</w:t>
      </w:r>
    </w:p>
    <w:p w14:paraId="376636A2" w14:textId="7FDD380B" w:rsidR="00AF5E33" w:rsidRPr="000978B5" w:rsidRDefault="00603D12" w:rsidP="007A0BF8">
      <w:pPr>
        <w:pStyle w:val="NRELTableCaption"/>
      </w:pPr>
      <w:bookmarkStart w:id="88" w:name="_Ref186549528"/>
      <w:bookmarkStart w:id="89" w:name="_Toc130807915"/>
      <w:bookmarkStart w:id="90" w:name="_Ref137548907"/>
      <w:bookmarkStart w:id="91" w:name="_Toc147741293"/>
      <w:bookmarkStart w:id="92" w:name="_Toc187939857"/>
      <w:r>
        <w:t>Table</w:t>
      </w:r>
      <w:bookmarkEnd w:id="88"/>
      <w:r>
        <w:t xml:space="preserve"> </w:t>
      </w:r>
      <w:r>
        <w:fldChar w:fldCharType="begin"/>
      </w:r>
      <w:r>
        <w:instrText>SEQ Table \* ARABIC</w:instrText>
      </w:r>
      <w:r>
        <w:fldChar w:fldCharType="separate"/>
      </w:r>
      <w:r>
        <w:rPr>
          <w:noProof/>
        </w:rPr>
        <w:t>1</w:t>
      </w:r>
      <w:r>
        <w:fldChar w:fldCharType="end"/>
      </w:r>
      <w:r w:rsidR="00AF5E33" w:rsidRPr="000978B5">
        <w:t xml:space="preserve">. </w:t>
      </w:r>
      <w:commentRangeStart w:id="93"/>
      <w:r w:rsidR="00AF5E33" w:rsidRPr="000978B5">
        <w:t xml:space="preserve">Lighting Generations </w:t>
      </w:r>
      <w:commentRangeEnd w:id="93"/>
      <w:r w:rsidR="00083F0A" w:rsidRPr="000978B5">
        <w:rPr>
          <w:rStyle w:val="CommentReference"/>
          <w:sz w:val="20"/>
          <w:szCs w:val="18"/>
        </w:rPr>
        <w:commentReference w:id="93"/>
      </w:r>
      <w:r w:rsidR="00AF5E33" w:rsidRPr="000978B5">
        <w:t>and Associated Technologies for Each Category</w:t>
      </w:r>
      <w:bookmarkEnd w:id="89"/>
      <w:bookmarkEnd w:id="90"/>
      <w:bookmarkEnd w:id="91"/>
      <w:bookmarkEnd w:id="9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3"/>
        <w:gridCol w:w="1616"/>
        <w:gridCol w:w="2061"/>
        <w:gridCol w:w="1440"/>
        <w:gridCol w:w="1530"/>
        <w:gridCol w:w="1440"/>
      </w:tblGrid>
      <w:tr w:rsidR="00E57752" w:rsidRPr="000978B5" w14:paraId="10A463EA" w14:textId="77777777" w:rsidTr="00A36A7A">
        <w:trPr>
          <w:jc w:val="center"/>
        </w:trPr>
        <w:tc>
          <w:tcPr>
            <w:tcW w:w="1273" w:type="dxa"/>
            <w:tcBorders>
              <w:top w:val="single" w:sz="4" w:space="0" w:color="auto"/>
              <w:bottom w:val="single" w:sz="4" w:space="0" w:color="auto"/>
            </w:tcBorders>
            <w:vAlign w:val="center"/>
          </w:tcPr>
          <w:p w14:paraId="674AB519" w14:textId="77777777" w:rsidR="00AF5E33" w:rsidRPr="000978B5" w:rsidRDefault="00AF5E33" w:rsidP="00A36A7A">
            <w:pPr>
              <w:pStyle w:val="NRELTableHeader"/>
            </w:pPr>
            <w:r w:rsidRPr="000978B5">
              <w:t>Lighting Generation</w:t>
            </w:r>
          </w:p>
        </w:tc>
        <w:tc>
          <w:tcPr>
            <w:tcW w:w="1616" w:type="dxa"/>
            <w:tcBorders>
              <w:top w:val="single" w:sz="4" w:space="0" w:color="auto"/>
              <w:bottom w:val="single" w:sz="4" w:space="0" w:color="auto"/>
            </w:tcBorders>
            <w:vAlign w:val="center"/>
          </w:tcPr>
          <w:p w14:paraId="38126E87" w14:textId="77777777" w:rsidR="00AF5E33" w:rsidRPr="000978B5" w:rsidRDefault="00AF5E33" w:rsidP="00A36A7A">
            <w:pPr>
              <w:pStyle w:val="NRELTableHeader"/>
            </w:pPr>
            <w:r w:rsidRPr="000978B5">
              <w:t>General Lighting Technology</w:t>
            </w:r>
          </w:p>
        </w:tc>
        <w:tc>
          <w:tcPr>
            <w:tcW w:w="2061" w:type="dxa"/>
            <w:tcBorders>
              <w:top w:val="single" w:sz="4" w:space="0" w:color="auto"/>
              <w:bottom w:val="single" w:sz="4" w:space="0" w:color="auto"/>
            </w:tcBorders>
            <w:vAlign w:val="center"/>
          </w:tcPr>
          <w:p w14:paraId="362700D8" w14:textId="64BC0132" w:rsidR="00AF5E33" w:rsidRPr="000978B5" w:rsidRDefault="00AF5E33" w:rsidP="00A36A7A">
            <w:pPr>
              <w:pStyle w:val="NRELTableHeader"/>
            </w:pPr>
            <w:r w:rsidRPr="000978B5">
              <w:t>General Lighting (High Bay) Technology</w:t>
            </w:r>
          </w:p>
        </w:tc>
        <w:tc>
          <w:tcPr>
            <w:tcW w:w="1440" w:type="dxa"/>
            <w:tcBorders>
              <w:top w:val="single" w:sz="4" w:space="0" w:color="auto"/>
              <w:bottom w:val="single" w:sz="4" w:space="0" w:color="auto"/>
            </w:tcBorders>
            <w:vAlign w:val="center"/>
          </w:tcPr>
          <w:p w14:paraId="1158231B" w14:textId="77777777" w:rsidR="00AF5E33" w:rsidRPr="000978B5" w:rsidRDefault="00AF5E33" w:rsidP="00A36A7A">
            <w:pPr>
              <w:pStyle w:val="NRELTableHeader"/>
            </w:pPr>
            <w:r w:rsidRPr="000978B5">
              <w:t>Task Lighting Technology</w:t>
            </w:r>
          </w:p>
        </w:tc>
        <w:tc>
          <w:tcPr>
            <w:tcW w:w="1530" w:type="dxa"/>
            <w:tcBorders>
              <w:top w:val="single" w:sz="4" w:space="0" w:color="auto"/>
              <w:bottom w:val="single" w:sz="4" w:space="0" w:color="auto"/>
            </w:tcBorders>
            <w:vAlign w:val="center"/>
          </w:tcPr>
          <w:p w14:paraId="7D4784F8" w14:textId="77777777" w:rsidR="00AF5E33" w:rsidRPr="000978B5" w:rsidRDefault="00AF5E33" w:rsidP="00A36A7A">
            <w:pPr>
              <w:pStyle w:val="NRELTableHeader"/>
            </w:pPr>
            <w:r w:rsidRPr="000978B5">
              <w:t>Supplemental Lighting Technology</w:t>
            </w:r>
          </w:p>
        </w:tc>
        <w:tc>
          <w:tcPr>
            <w:tcW w:w="1440" w:type="dxa"/>
            <w:tcBorders>
              <w:top w:val="single" w:sz="4" w:space="0" w:color="auto"/>
              <w:bottom w:val="single" w:sz="4" w:space="0" w:color="auto"/>
            </w:tcBorders>
            <w:vAlign w:val="center"/>
          </w:tcPr>
          <w:p w14:paraId="3BC506D8" w14:textId="77777777" w:rsidR="00AF5E33" w:rsidRPr="000978B5" w:rsidRDefault="00AF5E33" w:rsidP="00A36A7A">
            <w:pPr>
              <w:pStyle w:val="NRELTableHeader"/>
            </w:pPr>
            <w:r w:rsidRPr="000978B5">
              <w:t>Wall Wash Lighting Technology</w:t>
            </w:r>
          </w:p>
        </w:tc>
      </w:tr>
      <w:tr w:rsidR="00E57752" w:rsidRPr="000978B5" w14:paraId="5F895558" w14:textId="77777777" w:rsidTr="00A36A7A">
        <w:trPr>
          <w:jc w:val="center"/>
        </w:trPr>
        <w:tc>
          <w:tcPr>
            <w:tcW w:w="1273" w:type="dxa"/>
            <w:tcBorders>
              <w:top w:val="single" w:sz="4" w:space="0" w:color="auto"/>
            </w:tcBorders>
            <w:shd w:val="clear" w:color="auto" w:fill="D3DFEE"/>
            <w:vAlign w:val="center"/>
          </w:tcPr>
          <w:p w14:paraId="0D99BA83" w14:textId="144DEA5B" w:rsidR="00AF5E33" w:rsidRPr="000978B5" w:rsidRDefault="00AF5E33" w:rsidP="00A36A7A">
            <w:pPr>
              <w:pStyle w:val="NRELTableContent"/>
            </w:pPr>
            <w:r w:rsidRPr="000978B5">
              <w:t>1</w:t>
            </w:r>
          </w:p>
        </w:tc>
        <w:tc>
          <w:tcPr>
            <w:tcW w:w="1616" w:type="dxa"/>
            <w:tcBorders>
              <w:top w:val="single" w:sz="4" w:space="0" w:color="auto"/>
            </w:tcBorders>
            <w:shd w:val="clear" w:color="auto" w:fill="D3DFEE"/>
            <w:vAlign w:val="center"/>
          </w:tcPr>
          <w:p w14:paraId="5D94F766" w14:textId="1A2B356B" w:rsidR="00AF5E33" w:rsidRPr="000978B5" w:rsidRDefault="00AF5E33" w:rsidP="00A36A7A">
            <w:pPr>
              <w:pStyle w:val="NRELTableContent"/>
            </w:pPr>
            <w:r w:rsidRPr="000978B5">
              <w:t xml:space="preserve">T12 </w:t>
            </w:r>
            <w:r w:rsidR="0025506A">
              <w:t>l</w:t>
            </w:r>
            <w:r w:rsidRPr="000978B5">
              <w:t xml:space="preserve">inear </w:t>
            </w:r>
            <w:r w:rsidR="0025506A">
              <w:t>f</w:t>
            </w:r>
            <w:r w:rsidRPr="000978B5">
              <w:t>luorescent</w:t>
            </w:r>
          </w:p>
        </w:tc>
        <w:tc>
          <w:tcPr>
            <w:tcW w:w="2061" w:type="dxa"/>
            <w:tcBorders>
              <w:top w:val="single" w:sz="4" w:space="0" w:color="auto"/>
            </w:tcBorders>
            <w:shd w:val="clear" w:color="auto" w:fill="D3DFEE"/>
            <w:vAlign w:val="center"/>
          </w:tcPr>
          <w:p w14:paraId="36E3ECA8" w14:textId="78DB944F" w:rsidR="00AF5E33" w:rsidRPr="000978B5" w:rsidRDefault="00AF5E33" w:rsidP="00A36A7A">
            <w:pPr>
              <w:pStyle w:val="NRELTableContent"/>
            </w:pPr>
            <w:r w:rsidRPr="000978B5">
              <w:t>High</w:t>
            </w:r>
            <w:r w:rsidR="0025506A">
              <w:t>-i</w:t>
            </w:r>
            <w:r w:rsidRPr="000978B5">
              <w:t xml:space="preserve">ntensity </w:t>
            </w:r>
            <w:r w:rsidR="0025506A">
              <w:t>d</w:t>
            </w:r>
            <w:r w:rsidRPr="000978B5">
              <w:t xml:space="preserve">ischarge (HID) </w:t>
            </w:r>
            <w:r w:rsidR="0025506A">
              <w:t>m</w:t>
            </w:r>
            <w:r w:rsidRPr="000978B5">
              <w:t xml:space="preserve">ercury </w:t>
            </w:r>
            <w:r w:rsidR="0025506A">
              <w:t>v</w:t>
            </w:r>
            <w:r w:rsidRPr="000978B5">
              <w:t>apor</w:t>
            </w:r>
          </w:p>
        </w:tc>
        <w:tc>
          <w:tcPr>
            <w:tcW w:w="1440" w:type="dxa"/>
            <w:tcBorders>
              <w:top w:val="single" w:sz="4" w:space="0" w:color="auto"/>
            </w:tcBorders>
            <w:shd w:val="clear" w:color="auto" w:fill="D3DFEE"/>
            <w:vAlign w:val="center"/>
          </w:tcPr>
          <w:p w14:paraId="60FAB262" w14:textId="1AD589AC" w:rsidR="00AF5E33" w:rsidRPr="000978B5" w:rsidRDefault="00AF5E33" w:rsidP="00A36A7A">
            <w:pPr>
              <w:pStyle w:val="NRELTableContent"/>
            </w:pPr>
            <w:r w:rsidRPr="000978B5">
              <w:t>Incandescent A-</w:t>
            </w:r>
            <w:r w:rsidR="00511C88">
              <w:t>s</w:t>
            </w:r>
            <w:r w:rsidRPr="000978B5">
              <w:t>hape</w:t>
            </w:r>
          </w:p>
        </w:tc>
        <w:tc>
          <w:tcPr>
            <w:tcW w:w="1530" w:type="dxa"/>
            <w:tcBorders>
              <w:top w:val="single" w:sz="4" w:space="0" w:color="auto"/>
            </w:tcBorders>
            <w:shd w:val="clear" w:color="auto" w:fill="D3DFEE"/>
            <w:vAlign w:val="center"/>
          </w:tcPr>
          <w:p w14:paraId="0C9A5324" w14:textId="0D0F3F6A" w:rsidR="00AF5E33" w:rsidRPr="000978B5" w:rsidRDefault="00AF5E33" w:rsidP="00A36A7A">
            <w:pPr>
              <w:pStyle w:val="NRELTableContent"/>
            </w:pPr>
            <w:r w:rsidRPr="000978B5">
              <w:t xml:space="preserve">Incandescent </w:t>
            </w:r>
            <w:r w:rsidR="00511C88">
              <w:t>d</w:t>
            </w:r>
            <w:r w:rsidRPr="000978B5">
              <w:t>ecorative</w:t>
            </w:r>
          </w:p>
        </w:tc>
        <w:tc>
          <w:tcPr>
            <w:tcW w:w="1440" w:type="dxa"/>
            <w:tcBorders>
              <w:top w:val="single" w:sz="4" w:space="0" w:color="auto"/>
            </w:tcBorders>
            <w:shd w:val="clear" w:color="auto" w:fill="D3DFEE"/>
            <w:vAlign w:val="center"/>
          </w:tcPr>
          <w:p w14:paraId="17743105" w14:textId="1D007444" w:rsidR="00AF5E33" w:rsidRPr="000978B5" w:rsidRDefault="00AF5E33" w:rsidP="00A36A7A">
            <w:pPr>
              <w:pStyle w:val="NRELTableContent"/>
            </w:pPr>
            <w:r w:rsidRPr="000978B5">
              <w:t xml:space="preserve">Incandescent </w:t>
            </w:r>
            <w:r w:rsidR="00511C88">
              <w:t>d</w:t>
            </w:r>
            <w:r w:rsidRPr="000978B5">
              <w:t>ecorative</w:t>
            </w:r>
          </w:p>
        </w:tc>
      </w:tr>
      <w:tr w:rsidR="00E57752" w:rsidRPr="000978B5" w14:paraId="17BE67F4" w14:textId="77777777" w:rsidTr="00A36A7A">
        <w:trPr>
          <w:jc w:val="center"/>
        </w:trPr>
        <w:tc>
          <w:tcPr>
            <w:tcW w:w="1273" w:type="dxa"/>
            <w:vAlign w:val="center"/>
          </w:tcPr>
          <w:p w14:paraId="329C0A94" w14:textId="0C2451F2" w:rsidR="00AF5E33" w:rsidRPr="000978B5" w:rsidRDefault="00AF5E33" w:rsidP="00A36A7A">
            <w:pPr>
              <w:pStyle w:val="NRELTableContent"/>
            </w:pPr>
            <w:r w:rsidRPr="000978B5">
              <w:t>2</w:t>
            </w:r>
          </w:p>
        </w:tc>
        <w:tc>
          <w:tcPr>
            <w:tcW w:w="1616" w:type="dxa"/>
            <w:vAlign w:val="center"/>
          </w:tcPr>
          <w:p w14:paraId="274EA20A" w14:textId="013587A0" w:rsidR="00AF5E33" w:rsidRPr="000978B5" w:rsidRDefault="00AF5E33" w:rsidP="00A36A7A">
            <w:pPr>
              <w:pStyle w:val="NRELTableContent"/>
            </w:pPr>
            <w:r w:rsidRPr="000978B5">
              <w:t xml:space="preserve">T8 </w:t>
            </w:r>
            <w:r w:rsidR="0025506A">
              <w:t>l</w:t>
            </w:r>
            <w:r w:rsidRPr="000978B5">
              <w:t xml:space="preserve">inear </w:t>
            </w:r>
            <w:r w:rsidR="0025506A">
              <w:t>f</w:t>
            </w:r>
            <w:r w:rsidRPr="000978B5">
              <w:t>luorescent</w:t>
            </w:r>
          </w:p>
        </w:tc>
        <w:tc>
          <w:tcPr>
            <w:tcW w:w="2061" w:type="dxa"/>
            <w:vAlign w:val="center"/>
          </w:tcPr>
          <w:p w14:paraId="0EAB1E0C" w14:textId="1A4F7830" w:rsidR="00AF5E33" w:rsidRPr="000978B5" w:rsidRDefault="00AF5E33" w:rsidP="00A36A7A">
            <w:pPr>
              <w:pStyle w:val="NRELTableContent"/>
            </w:pPr>
            <w:r w:rsidRPr="000978B5">
              <w:t xml:space="preserve">HID </w:t>
            </w:r>
            <w:r w:rsidR="00C90942">
              <w:t>m</w:t>
            </w:r>
            <w:r w:rsidRPr="000978B5">
              <w:t xml:space="preserve">etal </w:t>
            </w:r>
            <w:r w:rsidR="00C90942">
              <w:t>h</w:t>
            </w:r>
            <w:r w:rsidRPr="000978B5">
              <w:t>alide</w:t>
            </w:r>
          </w:p>
        </w:tc>
        <w:tc>
          <w:tcPr>
            <w:tcW w:w="1440" w:type="dxa"/>
            <w:vAlign w:val="center"/>
          </w:tcPr>
          <w:p w14:paraId="55AC5F9D" w14:textId="75C29ABB" w:rsidR="00AF5E33" w:rsidRPr="000978B5" w:rsidRDefault="00AF5E33" w:rsidP="00A36A7A">
            <w:pPr>
              <w:pStyle w:val="NRELTableContent"/>
            </w:pPr>
            <w:r w:rsidRPr="000978B5">
              <w:t xml:space="preserve">Halogen </w:t>
            </w:r>
            <w:r w:rsidRPr="000978B5">
              <w:br/>
              <w:t>A-</w:t>
            </w:r>
            <w:r w:rsidR="00511C88">
              <w:t>s</w:t>
            </w:r>
            <w:r w:rsidRPr="000978B5">
              <w:t>hape</w:t>
            </w:r>
          </w:p>
        </w:tc>
        <w:tc>
          <w:tcPr>
            <w:tcW w:w="1530" w:type="dxa"/>
            <w:vAlign w:val="center"/>
          </w:tcPr>
          <w:p w14:paraId="50DCFF26" w14:textId="45B6FB35" w:rsidR="00AF5E33" w:rsidRPr="000978B5" w:rsidRDefault="00AF5E33" w:rsidP="00A36A7A">
            <w:pPr>
              <w:pStyle w:val="NRELTableContent"/>
            </w:pPr>
            <w:r w:rsidRPr="000978B5">
              <w:t xml:space="preserve">Halogen </w:t>
            </w:r>
            <w:r w:rsidR="00511C88">
              <w:t>d</w:t>
            </w:r>
            <w:r w:rsidRPr="000978B5">
              <w:t>ecorative</w:t>
            </w:r>
          </w:p>
        </w:tc>
        <w:tc>
          <w:tcPr>
            <w:tcW w:w="1440" w:type="dxa"/>
            <w:vAlign w:val="center"/>
          </w:tcPr>
          <w:p w14:paraId="49352AF9" w14:textId="17D00316" w:rsidR="00AF5E33" w:rsidRPr="000978B5" w:rsidRDefault="00AF5E33" w:rsidP="00A36A7A">
            <w:pPr>
              <w:pStyle w:val="NRELTableContent"/>
            </w:pPr>
            <w:r w:rsidRPr="000978B5">
              <w:t xml:space="preserve">Halogen </w:t>
            </w:r>
            <w:r w:rsidR="00511C88">
              <w:t>d</w:t>
            </w:r>
            <w:r w:rsidRPr="000978B5">
              <w:t>ecorative</w:t>
            </w:r>
          </w:p>
        </w:tc>
      </w:tr>
      <w:tr w:rsidR="00E57752" w:rsidRPr="000978B5" w14:paraId="67110D56" w14:textId="77777777" w:rsidTr="00A36A7A">
        <w:trPr>
          <w:jc w:val="center"/>
        </w:trPr>
        <w:tc>
          <w:tcPr>
            <w:tcW w:w="1273" w:type="dxa"/>
            <w:shd w:val="clear" w:color="auto" w:fill="D3DFEE"/>
            <w:vAlign w:val="center"/>
          </w:tcPr>
          <w:p w14:paraId="7EA6B8C7" w14:textId="68685CD2" w:rsidR="00AF5E33" w:rsidRPr="000978B5" w:rsidRDefault="00AF5E33" w:rsidP="00A36A7A">
            <w:pPr>
              <w:pStyle w:val="NRELTableContent"/>
            </w:pPr>
            <w:r w:rsidRPr="000978B5">
              <w:t>3</w:t>
            </w:r>
          </w:p>
        </w:tc>
        <w:tc>
          <w:tcPr>
            <w:tcW w:w="1616" w:type="dxa"/>
            <w:shd w:val="clear" w:color="auto" w:fill="D3DFEE"/>
            <w:vAlign w:val="center"/>
          </w:tcPr>
          <w:p w14:paraId="5D0BB2E3" w14:textId="54AD4499" w:rsidR="00AF5E33" w:rsidRPr="000978B5" w:rsidRDefault="00AF5E33" w:rsidP="00A36A7A">
            <w:pPr>
              <w:pStyle w:val="NRELTableContent"/>
            </w:pPr>
            <w:r w:rsidRPr="000978B5">
              <w:t xml:space="preserve">T5 </w:t>
            </w:r>
            <w:r w:rsidR="0025506A">
              <w:t>l</w:t>
            </w:r>
            <w:r w:rsidRPr="000978B5">
              <w:t xml:space="preserve">inear </w:t>
            </w:r>
            <w:r w:rsidR="0025506A">
              <w:t>f</w:t>
            </w:r>
            <w:r w:rsidRPr="000978B5">
              <w:t>luorescent</w:t>
            </w:r>
          </w:p>
        </w:tc>
        <w:tc>
          <w:tcPr>
            <w:tcW w:w="2061" w:type="dxa"/>
            <w:shd w:val="clear" w:color="auto" w:fill="D3DFEE"/>
            <w:vAlign w:val="center"/>
          </w:tcPr>
          <w:p w14:paraId="24DA8D67" w14:textId="78B898CE" w:rsidR="00AF5E33" w:rsidRPr="000978B5" w:rsidRDefault="00AF5E33" w:rsidP="00A36A7A">
            <w:pPr>
              <w:pStyle w:val="NRELTableContent"/>
            </w:pPr>
            <w:r w:rsidRPr="000978B5">
              <w:t xml:space="preserve">HID </w:t>
            </w:r>
            <w:r w:rsidR="00C90942">
              <w:t>m</w:t>
            </w:r>
            <w:r w:rsidRPr="000978B5">
              <w:t xml:space="preserve">etal </w:t>
            </w:r>
            <w:r w:rsidR="00C90942">
              <w:t>h</w:t>
            </w:r>
            <w:r w:rsidRPr="000978B5">
              <w:t>alide</w:t>
            </w:r>
          </w:p>
        </w:tc>
        <w:tc>
          <w:tcPr>
            <w:tcW w:w="1440" w:type="dxa"/>
            <w:shd w:val="clear" w:color="auto" w:fill="D3DFEE"/>
            <w:vAlign w:val="center"/>
          </w:tcPr>
          <w:p w14:paraId="6F6F6136" w14:textId="73B049DD" w:rsidR="00AF5E33" w:rsidRPr="000978B5" w:rsidRDefault="00AF5E33" w:rsidP="00A36A7A">
            <w:pPr>
              <w:pStyle w:val="NRELTableContent"/>
            </w:pPr>
            <w:r w:rsidRPr="000978B5">
              <w:t xml:space="preserve">Compact </w:t>
            </w:r>
            <w:r w:rsidR="00511C88">
              <w:t>f</w:t>
            </w:r>
            <w:r w:rsidRPr="000978B5">
              <w:t xml:space="preserve">luorescent </w:t>
            </w:r>
            <w:r w:rsidR="00511C88">
              <w:t>s</w:t>
            </w:r>
            <w:r w:rsidRPr="000978B5">
              <w:t>crew</w:t>
            </w:r>
          </w:p>
        </w:tc>
        <w:tc>
          <w:tcPr>
            <w:tcW w:w="1530" w:type="dxa"/>
            <w:shd w:val="clear" w:color="auto" w:fill="D3DFEE"/>
            <w:vAlign w:val="center"/>
          </w:tcPr>
          <w:p w14:paraId="1EF148AF" w14:textId="43B17A9B" w:rsidR="00AF5E33" w:rsidRPr="000978B5" w:rsidRDefault="00AF5E33" w:rsidP="00A36A7A">
            <w:pPr>
              <w:pStyle w:val="NRELTableContent"/>
            </w:pPr>
            <w:r w:rsidRPr="000978B5">
              <w:t xml:space="preserve">Compact </w:t>
            </w:r>
            <w:r w:rsidR="00511C88">
              <w:t>f</w:t>
            </w:r>
            <w:r w:rsidRPr="000978B5">
              <w:t xml:space="preserve">luorescent </w:t>
            </w:r>
            <w:r w:rsidR="00511C88">
              <w:t>p</w:t>
            </w:r>
            <w:r w:rsidRPr="000978B5">
              <w:t>in</w:t>
            </w:r>
          </w:p>
        </w:tc>
        <w:tc>
          <w:tcPr>
            <w:tcW w:w="1440" w:type="dxa"/>
            <w:shd w:val="clear" w:color="auto" w:fill="D3DFEE"/>
            <w:vAlign w:val="center"/>
          </w:tcPr>
          <w:p w14:paraId="297E22FD" w14:textId="0531B5C0" w:rsidR="00AF5E33" w:rsidRPr="000978B5" w:rsidRDefault="00AF5E33" w:rsidP="00A36A7A">
            <w:pPr>
              <w:pStyle w:val="NRELTableContent"/>
            </w:pPr>
            <w:r w:rsidRPr="000978B5">
              <w:t xml:space="preserve">Compact </w:t>
            </w:r>
            <w:r w:rsidR="00511C88">
              <w:t>f</w:t>
            </w:r>
            <w:r w:rsidRPr="000978B5">
              <w:t xml:space="preserve">luorescent </w:t>
            </w:r>
            <w:r w:rsidR="00511C88">
              <w:t>p</w:t>
            </w:r>
            <w:r w:rsidRPr="000978B5">
              <w:t>in</w:t>
            </w:r>
          </w:p>
        </w:tc>
      </w:tr>
      <w:tr w:rsidR="00E57752" w:rsidRPr="000978B5" w14:paraId="5678A328" w14:textId="77777777" w:rsidTr="00A36A7A">
        <w:trPr>
          <w:jc w:val="center"/>
        </w:trPr>
        <w:tc>
          <w:tcPr>
            <w:tcW w:w="1273" w:type="dxa"/>
            <w:tcBorders>
              <w:bottom w:val="single" w:sz="4" w:space="0" w:color="auto"/>
            </w:tcBorders>
            <w:vAlign w:val="center"/>
          </w:tcPr>
          <w:p w14:paraId="14399CBF" w14:textId="06BDCF11" w:rsidR="00AF5E33" w:rsidRPr="000978B5" w:rsidRDefault="00AF5E33" w:rsidP="00D2240B">
            <w:pPr>
              <w:pStyle w:val="NRELTableContent"/>
            </w:pPr>
            <w:r w:rsidRPr="000978B5">
              <w:t>4–8</w:t>
            </w:r>
          </w:p>
        </w:tc>
        <w:tc>
          <w:tcPr>
            <w:tcW w:w="1616" w:type="dxa"/>
            <w:tcBorders>
              <w:bottom w:val="single" w:sz="4" w:space="0" w:color="auto"/>
            </w:tcBorders>
            <w:vAlign w:val="center"/>
          </w:tcPr>
          <w:p w14:paraId="013F1293" w14:textId="5F162851" w:rsidR="00AF5E33" w:rsidRPr="000978B5" w:rsidRDefault="00AF5E33" w:rsidP="00D2240B">
            <w:pPr>
              <w:pStyle w:val="NRELTableContent"/>
            </w:pPr>
            <w:r w:rsidRPr="000978B5">
              <w:t xml:space="preserve">LED </w:t>
            </w:r>
            <w:r w:rsidR="0025506A">
              <w:t>l</w:t>
            </w:r>
            <w:r w:rsidRPr="000978B5">
              <w:t>inear</w:t>
            </w:r>
          </w:p>
        </w:tc>
        <w:tc>
          <w:tcPr>
            <w:tcW w:w="2061" w:type="dxa"/>
            <w:tcBorders>
              <w:bottom w:val="single" w:sz="4" w:space="0" w:color="auto"/>
            </w:tcBorders>
            <w:vAlign w:val="center"/>
          </w:tcPr>
          <w:p w14:paraId="6BB833F1" w14:textId="30A8CE6C" w:rsidR="00AF5E33" w:rsidRPr="000978B5" w:rsidRDefault="00AF5E33" w:rsidP="00D2240B">
            <w:pPr>
              <w:pStyle w:val="NRELTableContent"/>
            </w:pPr>
            <w:r w:rsidRPr="000978B5">
              <w:t xml:space="preserve">LED </w:t>
            </w:r>
            <w:r w:rsidR="00511C88">
              <w:t>h</w:t>
            </w:r>
            <w:r w:rsidRPr="000978B5">
              <w:t xml:space="preserve">igh </w:t>
            </w:r>
            <w:r w:rsidR="00511C88">
              <w:t>b</w:t>
            </w:r>
            <w:r w:rsidRPr="000978B5">
              <w:t xml:space="preserve">ay </w:t>
            </w:r>
            <w:r w:rsidR="00511C88">
              <w:t>l</w:t>
            </w:r>
            <w:r w:rsidRPr="000978B5">
              <w:t>uminaire</w:t>
            </w:r>
          </w:p>
        </w:tc>
        <w:tc>
          <w:tcPr>
            <w:tcW w:w="1440" w:type="dxa"/>
            <w:tcBorders>
              <w:bottom w:val="single" w:sz="4" w:space="0" w:color="auto"/>
            </w:tcBorders>
            <w:vAlign w:val="center"/>
          </w:tcPr>
          <w:p w14:paraId="14AD9AA4" w14:textId="4A32D1D7" w:rsidR="00AF5E33" w:rsidRPr="000978B5" w:rsidRDefault="00AF5E33" w:rsidP="00D2240B">
            <w:pPr>
              <w:pStyle w:val="NRELTableContent"/>
            </w:pPr>
            <w:r w:rsidRPr="000978B5">
              <w:t xml:space="preserve">LED </w:t>
            </w:r>
            <w:r w:rsidR="00511C88">
              <w:t>g</w:t>
            </w:r>
            <w:r w:rsidRPr="000978B5">
              <w:t xml:space="preserve">eneral </w:t>
            </w:r>
            <w:r w:rsidR="00511C88">
              <w:t>p</w:t>
            </w:r>
            <w:r w:rsidRPr="000978B5">
              <w:t>urpose</w:t>
            </w:r>
          </w:p>
        </w:tc>
        <w:tc>
          <w:tcPr>
            <w:tcW w:w="1530" w:type="dxa"/>
            <w:tcBorders>
              <w:bottom w:val="single" w:sz="4" w:space="0" w:color="auto"/>
            </w:tcBorders>
            <w:vAlign w:val="center"/>
          </w:tcPr>
          <w:p w14:paraId="63124EC8" w14:textId="1AA91367" w:rsidR="00AF5E33" w:rsidRPr="000978B5" w:rsidRDefault="00AF5E33" w:rsidP="00D2240B">
            <w:pPr>
              <w:pStyle w:val="NRELTableContent"/>
            </w:pPr>
            <w:r w:rsidRPr="000978B5">
              <w:t xml:space="preserve">LED </w:t>
            </w:r>
            <w:r w:rsidR="00511C88">
              <w:t>d</w:t>
            </w:r>
            <w:r w:rsidRPr="000978B5">
              <w:t>ecorative</w:t>
            </w:r>
          </w:p>
        </w:tc>
        <w:tc>
          <w:tcPr>
            <w:tcW w:w="1440" w:type="dxa"/>
            <w:tcBorders>
              <w:bottom w:val="single" w:sz="4" w:space="0" w:color="auto"/>
            </w:tcBorders>
            <w:vAlign w:val="center"/>
          </w:tcPr>
          <w:p w14:paraId="50653A41" w14:textId="635A1847" w:rsidR="00AF5E33" w:rsidRPr="000978B5" w:rsidRDefault="00AF5E33" w:rsidP="00D2240B">
            <w:pPr>
              <w:pStyle w:val="NRELTableContent"/>
            </w:pPr>
            <w:r w:rsidRPr="000978B5">
              <w:t xml:space="preserve">LED </w:t>
            </w:r>
            <w:r w:rsidR="00511C88">
              <w:t>d</w:t>
            </w:r>
            <w:r w:rsidRPr="000978B5">
              <w:t>irectional</w:t>
            </w:r>
          </w:p>
        </w:tc>
      </w:tr>
    </w:tbl>
    <w:p w14:paraId="0F2F9530" w14:textId="12624F09" w:rsidR="00E57752" w:rsidRDefault="00E57752" w:rsidP="00576061">
      <w:pPr>
        <w:pStyle w:val="NRELBodyText"/>
      </w:pPr>
    </w:p>
    <w:p w14:paraId="6D1823AC" w14:textId="2253781F" w:rsidR="00AF5E33" w:rsidRPr="000978B5" w:rsidRDefault="00AF5E33" w:rsidP="00576061">
      <w:pPr>
        <w:pStyle w:val="NRELBodyText"/>
      </w:pPr>
      <w:r w:rsidRPr="000978B5">
        <w:t xml:space="preserve">ComStock uses a similar approach to the ASHRAE 90.1 Lighting Subcommittee for determining the lighting power density allowance for a given space type. </w:t>
      </w:r>
      <w:r w:rsidR="003A3F81">
        <w:fldChar w:fldCharType="begin"/>
      </w:r>
      <w:r w:rsidR="003A3F81">
        <w:instrText xml:space="preserve"> REF _Ref186549583 \h </w:instrText>
      </w:r>
      <w:r w:rsidR="003A3F81">
        <w:fldChar w:fldCharType="separate"/>
      </w:r>
      <w:r w:rsidR="003A3F81" w:rsidRPr="000978B5">
        <w:t>Tabl</w:t>
      </w:r>
      <w:r w:rsidR="00F97111">
        <w:t>e 2</w:t>
      </w:r>
      <w:r w:rsidR="003A3F81">
        <w:fldChar w:fldCharType="end"/>
      </w:r>
      <w:r w:rsidRPr="000978B5">
        <w:t xml:space="preserve"> provides the average installed building-level </w:t>
      </w:r>
      <w:r w:rsidR="00D757AE" w:rsidRPr="000978B5">
        <w:t>lighting power densit</w:t>
      </w:r>
      <w:r w:rsidR="00D757AE">
        <w:t>ies</w:t>
      </w:r>
      <w:r w:rsidRPr="000978B5">
        <w:t xml:space="preserve"> in ComStock by building type and lighting generation.</w:t>
      </w:r>
    </w:p>
    <w:p w14:paraId="507CD9E8" w14:textId="441D26BD" w:rsidR="00AF5E33" w:rsidRPr="000978B5" w:rsidRDefault="00603D12" w:rsidP="007A0BF8">
      <w:pPr>
        <w:pStyle w:val="NRELTableCaption"/>
      </w:pPr>
      <w:bookmarkStart w:id="94" w:name="_Ref186549583"/>
      <w:bookmarkStart w:id="95" w:name="_Toc130807916"/>
      <w:bookmarkStart w:id="96" w:name="_Toc147741294"/>
      <w:bookmarkStart w:id="97" w:name="_Toc187939858"/>
      <w:commentRangeStart w:id="98"/>
      <w:r w:rsidRPr="000978B5">
        <w:lastRenderedPageBreak/>
        <w:t>Table</w:t>
      </w:r>
      <w:bookmarkEnd w:id="94"/>
      <w:r w:rsidRPr="000978B5">
        <w:t xml:space="preserve"> </w:t>
      </w:r>
      <w:r w:rsidRPr="000978B5">
        <w:fldChar w:fldCharType="begin"/>
      </w:r>
      <w:r w:rsidRPr="000978B5">
        <w:instrText>SEQ Table \* ARABIC</w:instrText>
      </w:r>
      <w:r w:rsidRPr="000978B5">
        <w:fldChar w:fldCharType="separate"/>
      </w:r>
      <w:r>
        <w:rPr>
          <w:noProof/>
        </w:rPr>
        <w:t>2</w:t>
      </w:r>
      <w:r w:rsidRPr="000978B5">
        <w:fldChar w:fldCharType="end"/>
      </w:r>
      <w:r w:rsidR="00AF5E33" w:rsidRPr="000978B5">
        <w:t xml:space="preserve">. </w:t>
      </w:r>
      <w:commentRangeEnd w:id="98"/>
      <w:r w:rsidR="00E9782D" w:rsidRPr="000978B5">
        <w:rPr>
          <w:rStyle w:val="CommentReference"/>
          <w:sz w:val="20"/>
          <w:szCs w:val="18"/>
        </w:rPr>
        <w:commentReference w:id="98"/>
      </w:r>
      <w:r w:rsidR="00AF5E33" w:rsidRPr="000978B5">
        <w:t>Average Building-Level L</w:t>
      </w:r>
      <w:r w:rsidR="00D757AE" w:rsidRPr="00D757AE">
        <w:t xml:space="preserve">ighting </w:t>
      </w:r>
      <w:r w:rsidR="00D757AE">
        <w:t>P</w:t>
      </w:r>
      <w:r w:rsidR="00D757AE" w:rsidRPr="00D757AE">
        <w:t xml:space="preserve">ower </w:t>
      </w:r>
      <w:r w:rsidR="00D757AE">
        <w:t>D</w:t>
      </w:r>
      <w:r w:rsidR="00D757AE" w:rsidRPr="00D757AE">
        <w:t>ensity</w:t>
      </w:r>
      <w:r w:rsidR="00AF5E33" w:rsidRPr="000978B5">
        <w:t xml:space="preserve"> (W/ft</w:t>
      </w:r>
      <w:r w:rsidR="00AF5E33" w:rsidRPr="000978B5">
        <w:rPr>
          <w:vertAlign w:val="superscript"/>
        </w:rPr>
        <w:t>2</w:t>
      </w:r>
      <w:r w:rsidR="00AF5E33" w:rsidRPr="000978B5">
        <w:t>) by Lighting Generation and Building Type</w:t>
      </w:r>
      <w:bookmarkEnd w:id="95"/>
      <w:bookmarkEnd w:id="96"/>
      <w:bookmarkEnd w:id="97"/>
    </w:p>
    <w:tbl>
      <w:tblPr>
        <w:tblStyle w:val="TableGrid"/>
        <w:tblW w:w="80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0"/>
        <w:gridCol w:w="1084"/>
        <w:gridCol w:w="1084"/>
        <w:gridCol w:w="1084"/>
        <w:gridCol w:w="1084"/>
        <w:gridCol w:w="1084"/>
      </w:tblGrid>
      <w:tr w:rsidR="007912EC" w:rsidRPr="007912EC" w14:paraId="4D4B3E26" w14:textId="77777777" w:rsidTr="00D2240B">
        <w:trPr>
          <w:trHeight w:val="300"/>
          <w:jc w:val="center"/>
        </w:trPr>
        <w:tc>
          <w:tcPr>
            <w:tcW w:w="2620" w:type="dxa"/>
            <w:tcBorders>
              <w:top w:val="single" w:sz="4" w:space="0" w:color="auto"/>
            </w:tcBorders>
            <w:noWrap/>
          </w:tcPr>
          <w:p w14:paraId="34F05F83" w14:textId="77777777" w:rsidR="001A09A2" w:rsidRPr="00D2240B" w:rsidRDefault="001A09A2" w:rsidP="00D2240B">
            <w:pPr>
              <w:keepNext/>
              <w:spacing w:before="60" w:after="60"/>
              <w:rPr>
                <w:rFonts w:ascii="Arial" w:hAnsi="Arial" w:cs="Arial"/>
                <w:b/>
                <w:sz w:val="20"/>
                <w:szCs w:val="20"/>
              </w:rPr>
            </w:pPr>
          </w:p>
        </w:tc>
        <w:tc>
          <w:tcPr>
            <w:tcW w:w="5420" w:type="dxa"/>
            <w:gridSpan w:val="5"/>
            <w:tcBorders>
              <w:top w:val="single" w:sz="4" w:space="0" w:color="auto"/>
            </w:tcBorders>
            <w:noWrap/>
          </w:tcPr>
          <w:p w14:paraId="2EE2C924" w14:textId="31D77C65" w:rsidR="001A09A2" w:rsidRPr="00D2240B" w:rsidRDefault="001A09A2" w:rsidP="00D2240B">
            <w:pPr>
              <w:keepNext/>
              <w:spacing w:before="60" w:after="60"/>
              <w:jc w:val="center"/>
              <w:rPr>
                <w:rFonts w:ascii="Arial" w:hAnsi="Arial" w:cs="Arial"/>
                <w:b/>
                <w:sz w:val="20"/>
                <w:szCs w:val="20"/>
              </w:rPr>
            </w:pPr>
            <w:r w:rsidRPr="00D2240B">
              <w:rPr>
                <w:rFonts w:ascii="Arial" w:hAnsi="Arial" w:cs="Arial"/>
                <w:b/>
                <w:sz w:val="20"/>
                <w:szCs w:val="20"/>
              </w:rPr>
              <w:t>Lighting Generation</w:t>
            </w:r>
          </w:p>
        </w:tc>
      </w:tr>
      <w:tr w:rsidR="007912EC" w:rsidRPr="007912EC" w14:paraId="54105FD2" w14:textId="77777777" w:rsidTr="00D2240B">
        <w:trPr>
          <w:trHeight w:val="300"/>
          <w:jc w:val="center"/>
        </w:trPr>
        <w:tc>
          <w:tcPr>
            <w:tcW w:w="2620" w:type="dxa"/>
            <w:tcBorders>
              <w:bottom w:val="single" w:sz="4" w:space="0" w:color="auto"/>
            </w:tcBorders>
            <w:noWrap/>
            <w:hideMark/>
          </w:tcPr>
          <w:p w14:paraId="60C08746" w14:textId="16C33362" w:rsidR="00AF5E33" w:rsidRPr="00D2240B" w:rsidRDefault="00AF5E33" w:rsidP="00D2240B">
            <w:pPr>
              <w:keepNext/>
              <w:spacing w:before="60" w:after="60"/>
              <w:rPr>
                <w:rFonts w:ascii="Arial" w:hAnsi="Arial" w:cs="Arial"/>
                <w:b/>
                <w:sz w:val="20"/>
                <w:szCs w:val="20"/>
              </w:rPr>
            </w:pPr>
            <w:r w:rsidRPr="00D2240B">
              <w:rPr>
                <w:rFonts w:ascii="Arial" w:hAnsi="Arial" w:cs="Arial"/>
                <w:b/>
                <w:sz w:val="20"/>
                <w:szCs w:val="20"/>
              </w:rPr>
              <w:t xml:space="preserve">Building </w:t>
            </w:r>
            <w:r w:rsidR="00DF5D56" w:rsidRPr="00D2240B">
              <w:rPr>
                <w:rFonts w:ascii="Arial" w:hAnsi="Arial" w:cs="Arial"/>
                <w:b/>
                <w:sz w:val="20"/>
                <w:szCs w:val="20"/>
              </w:rPr>
              <w:t>T</w:t>
            </w:r>
            <w:r w:rsidRPr="00D2240B">
              <w:rPr>
                <w:rFonts w:ascii="Arial" w:hAnsi="Arial" w:cs="Arial"/>
                <w:b/>
                <w:sz w:val="20"/>
                <w:szCs w:val="20"/>
              </w:rPr>
              <w:t>ype</w:t>
            </w:r>
          </w:p>
        </w:tc>
        <w:tc>
          <w:tcPr>
            <w:tcW w:w="1084" w:type="dxa"/>
            <w:tcBorders>
              <w:bottom w:val="single" w:sz="4" w:space="0" w:color="auto"/>
            </w:tcBorders>
            <w:noWrap/>
            <w:hideMark/>
          </w:tcPr>
          <w:p w14:paraId="55127B25" w14:textId="35792FDE" w:rsidR="00AF5E33" w:rsidRPr="00D2240B" w:rsidRDefault="001A09A2" w:rsidP="00D2240B">
            <w:pPr>
              <w:keepNext/>
              <w:spacing w:before="60" w:after="60"/>
              <w:rPr>
                <w:rFonts w:ascii="Arial" w:hAnsi="Arial" w:cs="Arial"/>
                <w:b/>
                <w:sz w:val="20"/>
                <w:szCs w:val="20"/>
              </w:rPr>
            </w:pPr>
            <w:r w:rsidRPr="00D2240B">
              <w:rPr>
                <w:rFonts w:ascii="Arial" w:hAnsi="Arial" w:cs="Arial"/>
                <w:b/>
                <w:sz w:val="20"/>
                <w:szCs w:val="20"/>
              </w:rPr>
              <w:t>1</w:t>
            </w:r>
          </w:p>
        </w:tc>
        <w:tc>
          <w:tcPr>
            <w:tcW w:w="1084" w:type="dxa"/>
            <w:tcBorders>
              <w:bottom w:val="single" w:sz="4" w:space="0" w:color="auto"/>
            </w:tcBorders>
            <w:noWrap/>
            <w:hideMark/>
          </w:tcPr>
          <w:p w14:paraId="410B17CD" w14:textId="5A3E013E" w:rsidR="00AF5E33" w:rsidRPr="00D2240B" w:rsidRDefault="00AF5E33" w:rsidP="00D2240B">
            <w:pPr>
              <w:keepNext/>
              <w:spacing w:before="60" w:after="60"/>
              <w:rPr>
                <w:rFonts w:ascii="Arial" w:hAnsi="Arial" w:cs="Arial"/>
                <w:b/>
                <w:sz w:val="20"/>
                <w:szCs w:val="20"/>
              </w:rPr>
            </w:pPr>
            <w:r w:rsidRPr="00D2240B">
              <w:rPr>
                <w:rFonts w:ascii="Arial" w:hAnsi="Arial" w:cs="Arial"/>
                <w:b/>
                <w:sz w:val="20"/>
                <w:szCs w:val="20"/>
              </w:rPr>
              <w:t>2</w:t>
            </w:r>
          </w:p>
        </w:tc>
        <w:tc>
          <w:tcPr>
            <w:tcW w:w="1084" w:type="dxa"/>
            <w:tcBorders>
              <w:bottom w:val="single" w:sz="4" w:space="0" w:color="auto"/>
            </w:tcBorders>
            <w:noWrap/>
            <w:hideMark/>
          </w:tcPr>
          <w:p w14:paraId="619CF9C0" w14:textId="5C5C5A9C" w:rsidR="00AF5E33" w:rsidRPr="00D2240B" w:rsidRDefault="00AF5E33" w:rsidP="00D2240B">
            <w:pPr>
              <w:keepNext/>
              <w:spacing w:before="60" w:after="60"/>
              <w:rPr>
                <w:rFonts w:ascii="Arial" w:hAnsi="Arial" w:cs="Arial"/>
                <w:b/>
                <w:sz w:val="20"/>
                <w:szCs w:val="20"/>
              </w:rPr>
            </w:pPr>
            <w:r w:rsidRPr="00D2240B">
              <w:rPr>
                <w:rFonts w:ascii="Arial" w:hAnsi="Arial" w:cs="Arial"/>
                <w:b/>
                <w:sz w:val="20"/>
                <w:szCs w:val="20"/>
              </w:rPr>
              <w:t>3</w:t>
            </w:r>
          </w:p>
        </w:tc>
        <w:tc>
          <w:tcPr>
            <w:tcW w:w="1084" w:type="dxa"/>
            <w:tcBorders>
              <w:bottom w:val="single" w:sz="4" w:space="0" w:color="auto"/>
            </w:tcBorders>
            <w:noWrap/>
            <w:hideMark/>
          </w:tcPr>
          <w:p w14:paraId="5E261244" w14:textId="5253D3C3" w:rsidR="00AF5E33" w:rsidRPr="00D2240B" w:rsidRDefault="00AF5E33" w:rsidP="00D2240B">
            <w:pPr>
              <w:keepNext/>
              <w:spacing w:before="60" w:after="60"/>
              <w:rPr>
                <w:rFonts w:ascii="Arial" w:hAnsi="Arial" w:cs="Arial"/>
                <w:b/>
                <w:sz w:val="20"/>
                <w:szCs w:val="20"/>
              </w:rPr>
            </w:pPr>
            <w:r w:rsidRPr="00D2240B">
              <w:rPr>
                <w:rFonts w:ascii="Arial" w:hAnsi="Arial" w:cs="Arial"/>
                <w:b/>
                <w:sz w:val="20"/>
                <w:szCs w:val="20"/>
              </w:rPr>
              <w:t>4</w:t>
            </w:r>
          </w:p>
        </w:tc>
        <w:tc>
          <w:tcPr>
            <w:tcW w:w="1084" w:type="dxa"/>
            <w:tcBorders>
              <w:bottom w:val="single" w:sz="4" w:space="0" w:color="auto"/>
            </w:tcBorders>
            <w:noWrap/>
            <w:hideMark/>
          </w:tcPr>
          <w:p w14:paraId="75979A89" w14:textId="50EB1BB1" w:rsidR="00AF5E33" w:rsidRPr="00D2240B" w:rsidRDefault="00AF5E33" w:rsidP="00D2240B">
            <w:pPr>
              <w:keepNext/>
              <w:spacing w:before="60" w:after="60"/>
              <w:rPr>
                <w:rFonts w:ascii="Arial" w:hAnsi="Arial" w:cs="Arial"/>
                <w:b/>
                <w:sz w:val="20"/>
                <w:szCs w:val="20"/>
              </w:rPr>
            </w:pPr>
            <w:r w:rsidRPr="00D2240B">
              <w:rPr>
                <w:rFonts w:ascii="Arial" w:hAnsi="Arial" w:cs="Arial"/>
                <w:b/>
                <w:sz w:val="20"/>
                <w:szCs w:val="20"/>
              </w:rPr>
              <w:t>5</w:t>
            </w:r>
          </w:p>
        </w:tc>
      </w:tr>
      <w:tr w:rsidR="00AF5E33" w:rsidRPr="00F97111" w14:paraId="543BA7D9" w14:textId="77777777" w:rsidTr="00D2240B">
        <w:trPr>
          <w:trHeight w:val="300"/>
          <w:jc w:val="center"/>
        </w:trPr>
        <w:tc>
          <w:tcPr>
            <w:tcW w:w="2620" w:type="dxa"/>
            <w:tcBorders>
              <w:top w:val="single" w:sz="4" w:space="0" w:color="auto"/>
            </w:tcBorders>
            <w:shd w:val="clear" w:color="auto" w:fill="D3DFEE"/>
            <w:noWrap/>
            <w:hideMark/>
          </w:tcPr>
          <w:p w14:paraId="1338E46B" w14:textId="77777777" w:rsidR="00AF5E33" w:rsidRPr="00D2240B" w:rsidRDefault="00AF5E33" w:rsidP="00D2240B">
            <w:pPr>
              <w:keepNext/>
              <w:spacing w:before="60" w:after="60"/>
              <w:rPr>
                <w:rFonts w:ascii="Arial" w:hAnsi="Arial" w:cs="Arial"/>
                <w:sz w:val="20"/>
                <w:szCs w:val="20"/>
              </w:rPr>
            </w:pPr>
            <w:r w:rsidRPr="00D2240B">
              <w:rPr>
                <w:rFonts w:ascii="Arial" w:hAnsi="Arial" w:cs="Arial"/>
                <w:sz w:val="20"/>
                <w:szCs w:val="20"/>
              </w:rPr>
              <w:t>full_service_restaurant</w:t>
            </w:r>
          </w:p>
        </w:tc>
        <w:tc>
          <w:tcPr>
            <w:tcW w:w="1084" w:type="dxa"/>
            <w:tcBorders>
              <w:top w:val="single" w:sz="4" w:space="0" w:color="auto"/>
            </w:tcBorders>
            <w:shd w:val="clear" w:color="auto" w:fill="D3DFEE"/>
            <w:noWrap/>
            <w:hideMark/>
          </w:tcPr>
          <w:p w14:paraId="089F8A48" w14:textId="77777777" w:rsidR="00AF5E33" w:rsidRPr="00D2240B" w:rsidRDefault="00AF5E33" w:rsidP="00D2240B">
            <w:pPr>
              <w:keepNext/>
              <w:spacing w:before="60" w:after="60"/>
              <w:rPr>
                <w:rFonts w:ascii="Arial" w:hAnsi="Arial" w:cs="Arial"/>
                <w:sz w:val="20"/>
                <w:szCs w:val="20"/>
              </w:rPr>
            </w:pPr>
            <w:r w:rsidRPr="00D2240B">
              <w:rPr>
                <w:rFonts w:ascii="Arial" w:hAnsi="Arial" w:cs="Arial"/>
                <w:sz w:val="20"/>
                <w:szCs w:val="20"/>
              </w:rPr>
              <w:t>1.51</w:t>
            </w:r>
          </w:p>
        </w:tc>
        <w:tc>
          <w:tcPr>
            <w:tcW w:w="1084" w:type="dxa"/>
            <w:tcBorders>
              <w:top w:val="single" w:sz="4" w:space="0" w:color="auto"/>
            </w:tcBorders>
            <w:shd w:val="clear" w:color="auto" w:fill="D3DFEE"/>
            <w:noWrap/>
            <w:hideMark/>
          </w:tcPr>
          <w:p w14:paraId="6B88A27A" w14:textId="77777777" w:rsidR="00AF5E33" w:rsidRPr="00D2240B" w:rsidRDefault="00AF5E33" w:rsidP="00D2240B">
            <w:pPr>
              <w:keepNext/>
              <w:spacing w:before="60" w:after="60"/>
              <w:rPr>
                <w:rFonts w:ascii="Arial" w:hAnsi="Arial" w:cs="Arial"/>
                <w:sz w:val="20"/>
                <w:szCs w:val="20"/>
              </w:rPr>
            </w:pPr>
            <w:r w:rsidRPr="00D2240B">
              <w:rPr>
                <w:rFonts w:ascii="Arial" w:hAnsi="Arial" w:cs="Arial"/>
                <w:sz w:val="20"/>
                <w:szCs w:val="20"/>
              </w:rPr>
              <w:t>0.96</w:t>
            </w:r>
          </w:p>
        </w:tc>
        <w:tc>
          <w:tcPr>
            <w:tcW w:w="1084" w:type="dxa"/>
            <w:tcBorders>
              <w:top w:val="single" w:sz="4" w:space="0" w:color="auto"/>
            </w:tcBorders>
            <w:shd w:val="clear" w:color="auto" w:fill="D3DFEE"/>
            <w:noWrap/>
            <w:hideMark/>
          </w:tcPr>
          <w:p w14:paraId="73CE169B" w14:textId="77777777" w:rsidR="00AF5E33" w:rsidRPr="00D2240B" w:rsidRDefault="00AF5E33" w:rsidP="00D2240B">
            <w:pPr>
              <w:keepNext/>
              <w:spacing w:before="60" w:after="60"/>
              <w:rPr>
                <w:rFonts w:ascii="Arial" w:hAnsi="Arial" w:cs="Arial"/>
                <w:sz w:val="20"/>
                <w:szCs w:val="20"/>
              </w:rPr>
            </w:pPr>
            <w:r w:rsidRPr="00D2240B">
              <w:rPr>
                <w:rFonts w:ascii="Arial" w:hAnsi="Arial" w:cs="Arial"/>
                <w:sz w:val="20"/>
                <w:szCs w:val="20"/>
              </w:rPr>
              <w:t>0.45</w:t>
            </w:r>
          </w:p>
        </w:tc>
        <w:tc>
          <w:tcPr>
            <w:tcW w:w="1084" w:type="dxa"/>
            <w:tcBorders>
              <w:top w:val="single" w:sz="4" w:space="0" w:color="auto"/>
            </w:tcBorders>
            <w:shd w:val="clear" w:color="auto" w:fill="D3DFEE"/>
            <w:noWrap/>
            <w:hideMark/>
          </w:tcPr>
          <w:p w14:paraId="444634EA" w14:textId="77777777" w:rsidR="00AF5E33" w:rsidRPr="00D2240B" w:rsidRDefault="00AF5E33" w:rsidP="00D2240B">
            <w:pPr>
              <w:keepNext/>
              <w:spacing w:before="60" w:after="60"/>
              <w:rPr>
                <w:rFonts w:ascii="Arial" w:hAnsi="Arial" w:cs="Arial"/>
                <w:sz w:val="20"/>
                <w:szCs w:val="20"/>
              </w:rPr>
            </w:pPr>
            <w:r w:rsidRPr="00D2240B">
              <w:rPr>
                <w:rFonts w:ascii="Arial" w:hAnsi="Arial" w:cs="Arial"/>
                <w:sz w:val="20"/>
                <w:szCs w:val="20"/>
              </w:rPr>
              <w:t>0.43</w:t>
            </w:r>
          </w:p>
        </w:tc>
        <w:tc>
          <w:tcPr>
            <w:tcW w:w="1084" w:type="dxa"/>
            <w:tcBorders>
              <w:top w:val="single" w:sz="4" w:space="0" w:color="auto"/>
            </w:tcBorders>
            <w:shd w:val="clear" w:color="auto" w:fill="D3DFEE"/>
            <w:noWrap/>
            <w:hideMark/>
          </w:tcPr>
          <w:p w14:paraId="5468D18B" w14:textId="77777777" w:rsidR="00AF5E33" w:rsidRPr="00D2240B" w:rsidRDefault="00AF5E33" w:rsidP="00D2240B">
            <w:pPr>
              <w:keepNext/>
              <w:spacing w:before="60" w:after="60"/>
              <w:rPr>
                <w:rFonts w:ascii="Arial" w:hAnsi="Arial" w:cs="Arial"/>
                <w:sz w:val="20"/>
                <w:szCs w:val="20"/>
              </w:rPr>
            </w:pPr>
            <w:r w:rsidRPr="00D2240B">
              <w:rPr>
                <w:rFonts w:ascii="Arial" w:hAnsi="Arial" w:cs="Arial"/>
                <w:sz w:val="20"/>
                <w:szCs w:val="20"/>
              </w:rPr>
              <w:t>0.39</w:t>
            </w:r>
          </w:p>
        </w:tc>
      </w:tr>
      <w:tr w:rsidR="007912EC" w:rsidRPr="007912EC" w14:paraId="134993D3" w14:textId="77777777" w:rsidTr="007912EC">
        <w:trPr>
          <w:trHeight w:val="300"/>
          <w:jc w:val="center"/>
        </w:trPr>
        <w:tc>
          <w:tcPr>
            <w:tcW w:w="2620" w:type="dxa"/>
            <w:noWrap/>
            <w:hideMark/>
          </w:tcPr>
          <w:p w14:paraId="0FA30E5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hospital</w:t>
            </w:r>
          </w:p>
        </w:tc>
        <w:tc>
          <w:tcPr>
            <w:tcW w:w="1084" w:type="dxa"/>
            <w:noWrap/>
            <w:hideMark/>
          </w:tcPr>
          <w:p w14:paraId="7D69152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1.59</w:t>
            </w:r>
          </w:p>
        </w:tc>
        <w:tc>
          <w:tcPr>
            <w:tcW w:w="1084" w:type="dxa"/>
            <w:noWrap/>
            <w:hideMark/>
          </w:tcPr>
          <w:p w14:paraId="435CC624"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1.07</w:t>
            </w:r>
          </w:p>
        </w:tc>
        <w:tc>
          <w:tcPr>
            <w:tcW w:w="1084" w:type="dxa"/>
            <w:noWrap/>
            <w:hideMark/>
          </w:tcPr>
          <w:p w14:paraId="592A389B"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0.63</w:t>
            </w:r>
          </w:p>
        </w:tc>
        <w:tc>
          <w:tcPr>
            <w:tcW w:w="1084" w:type="dxa"/>
            <w:noWrap/>
            <w:hideMark/>
          </w:tcPr>
          <w:p w14:paraId="43CA70DE"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0.58</w:t>
            </w:r>
          </w:p>
        </w:tc>
        <w:tc>
          <w:tcPr>
            <w:tcW w:w="1084" w:type="dxa"/>
            <w:noWrap/>
            <w:hideMark/>
          </w:tcPr>
          <w:p w14:paraId="4858D754"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0.52</w:t>
            </w:r>
          </w:p>
        </w:tc>
      </w:tr>
      <w:tr w:rsidR="00AF5E33" w:rsidRPr="00F97111" w14:paraId="03650530" w14:textId="77777777" w:rsidTr="00246C40">
        <w:trPr>
          <w:trHeight w:val="300"/>
          <w:jc w:val="center"/>
        </w:trPr>
        <w:tc>
          <w:tcPr>
            <w:tcW w:w="2620" w:type="dxa"/>
            <w:shd w:val="clear" w:color="auto" w:fill="D3DFEE"/>
            <w:noWrap/>
            <w:hideMark/>
          </w:tcPr>
          <w:p w14:paraId="08B8C51F"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large_hotel</w:t>
            </w:r>
          </w:p>
        </w:tc>
        <w:tc>
          <w:tcPr>
            <w:tcW w:w="1084" w:type="dxa"/>
            <w:shd w:val="clear" w:color="auto" w:fill="D3DFEE"/>
            <w:noWrap/>
            <w:hideMark/>
          </w:tcPr>
          <w:p w14:paraId="336EE3F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1.31</w:t>
            </w:r>
          </w:p>
        </w:tc>
        <w:tc>
          <w:tcPr>
            <w:tcW w:w="1084" w:type="dxa"/>
            <w:shd w:val="clear" w:color="auto" w:fill="D3DFEE"/>
            <w:noWrap/>
            <w:hideMark/>
          </w:tcPr>
          <w:p w14:paraId="402C734A"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0.80</w:t>
            </w:r>
          </w:p>
        </w:tc>
        <w:tc>
          <w:tcPr>
            <w:tcW w:w="1084" w:type="dxa"/>
            <w:shd w:val="clear" w:color="auto" w:fill="D3DFEE"/>
            <w:noWrap/>
            <w:hideMark/>
          </w:tcPr>
          <w:p w14:paraId="044FC1B1"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0.29</w:t>
            </w:r>
          </w:p>
        </w:tc>
        <w:tc>
          <w:tcPr>
            <w:tcW w:w="1084" w:type="dxa"/>
            <w:shd w:val="clear" w:color="auto" w:fill="D3DFEE"/>
            <w:noWrap/>
            <w:hideMark/>
          </w:tcPr>
          <w:p w14:paraId="02C654AF"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0.23</w:t>
            </w:r>
          </w:p>
        </w:tc>
        <w:tc>
          <w:tcPr>
            <w:tcW w:w="1084" w:type="dxa"/>
            <w:shd w:val="clear" w:color="auto" w:fill="D3DFEE"/>
            <w:noWrap/>
            <w:hideMark/>
          </w:tcPr>
          <w:p w14:paraId="0DAB6597"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0.21</w:t>
            </w:r>
          </w:p>
        </w:tc>
      </w:tr>
      <w:tr w:rsidR="007912EC" w:rsidRPr="007912EC" w14:paraId="1921EDF4" w14:textId="77777777" w:rsidTr="007912EC">
        <w:trPr>
          <w:trHeight w:val="300"/>
          <w:jc w:val="center"/>
        </w:trPr>
        <w:tc>
          <w:tcPr>
            <w:tcW w:w="2620" w:type="dxa"/>
            <w:noWrap/>
            <w:hideMark/>
          </w:tcPr>
          <w:p w14:paraId="5584B6D0"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large_office</w:t>
            </w:r>
          </w:p>
        </w:tc>
        <w:tc>
          <w:tcPr>
            <w:tcW w:w="1084" w:type="dxa"/>
            <w:noWrap/>
            <w:hideMark/>
          </w:tcPr>
          <w:p w14:paraId="5F662220"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1.18</w:t>
            </w:r>
          </w:p>
        </w:tc>
        <w:tc>
          <w:tcPr>
            <w:tcW w:w="1084" w:type="dxa"/>
            <w:noWrap/>
            <w:hideMark/>
          </w:tcPr>
          <w:p w14:paraId="6C381A49"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0.80</w:t>
            </w:r>
          </w:p>
        </w:tc>
        <w:tc>
          <w:tcPr>
            <w:tcW w:w="1084" w:type="dxa"/>
            <w:noWrap/>
            <w:hideMark/>
          </w:tcPr>
          <w:p w14:paraId="3F555B9B"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0.50</w:t>
            </w:r>
          </w:p>
        </w:tc>
        <w:tc>
          <w:tcPr>
            <w:tcW w:w="1084" w:type="dxa"/>
            <w:noWrap/>
            <w:hideMark/>
          </w:tcPr>
          <w:p w14:paraId="48A8112A"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0.53</w:t>
            </w:r>
          </w:p>
        </w:tc>
        <w:tc>
          <w:tcPr>
            <w:tcW w:w="1084" w:type="dxa"/>
            <w:noWrap/>
            <w:hideMark/>
          </w:tcPr>
          <w:p w14:paraId="72A75983"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0.47</w:t>
            </w:r>
          </w:p>
        </w:tc>
      </w:tr>
      <w:tr w:rsidR="00AF5E33" w:rsidRPr="00F97111" w14:paraId="2F3D1C4A" w14:textId="77777777" w:rsidTr="00246C40">
        <w:trPr>
          <w:trHeight w:val="300"/>
          <w:jc w:val="center"/>
        </w:trPr>
        <w:tc>
          <w:tcPr>
            <w:tcW w:w="2620" w:type="dxa"/>
            <w:shd w:val="clear" w:color="auto" w:fill="D3DFEE"/>
            <w:noWrap/>
            <w:hideMark/>
          </w:tcPr>
          <w:p w14:paraId="45B26AC1"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medium_office</w:t>
            </w:r>
          </w:p>
        </w:tc>
        <w:tc>
          <w:tcPr>
            <w:tcW w:w="1084" w:type="dxa"/>
            <w:shd w:val="clear" w:color="auto" w:fill="D3DFEE"/>
            <w:noWrap/>
            <w:hideMark/>
          </w:tcPr>
          <w:p w14:paraId="68B6420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1.18</w:t>
            </w:r>
          </w:p>
        </w:tc>
        <w:tc>
          <w:tcPr>
            <w:tcW w:w="1084" w:type="dxa"/>
            <w:shd w:val="clear" w:color="auto" w:fill="D3DFEE"/>
            <w:noWrap/>
            <w:hideMark/>
          </w:tcPr>
          <w:p w14:paraId="3310178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0.80</w:t>
            </w:r>
          </w:p>
        </w:tc>
        <w:tc>
          <w:tcPr>
            <w:tcW w:w="1084" w:type="dxa"/>
            <w:shd w:val="clear" w:color="auto" w:fill="D3DFEE"/>
            <w:noWrap/>
            <w:hideMark/>
          </w:tcPr>
          <w:p w14:paraId="0B63821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0.50</w:t>
            </w:r>
          </w:p>
        </w:tc>
        <w:tc>
          <w:tcPr>
            <w:tcW w:w="1084" w:type="dxa"/>
            <w:shd w:val="clear" w:color="auto" w:fill="D3DFEE"/>
            <w:noWrap/>
            <w:hideMark/>
          </w:tcPr>
          <w:p w14:paraId="0382835A"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0.53</w:t>
            </w:r>
          </w:p>
        </w:tc>
        <w:tc>
          <w:tcPr>
            <w:tcW w:w="1084" w:type="dxa"/>
            <w:shd w:val="clear" w:color="auto" w:fill="D3DFEE"/>
            <w:noWrap/>
            <w:hideMark/>
          </w:tcPr>
          <w:p w14:paraId="40F5C2C0"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0.47</w:t>
            </w:r>
          </w:p>
        </w:tc>
      </w:tr>
      <w:tr w:rsidR="007912EC" w:rsidRPr="007912EC" w14:paraId="1D8D3107" w14:textId="77777777" w:rsidTr="007912EC">
        <w:trPr>
          <w:trHeight w:val="300"/>
          <w:jc w:val="center"/>
        </w:trPr>
        <w:tc>
          <w:tcPr>
            <w:tcW w:w="2620" w:type="dxa"/>
            <w:noWrap/>
            <w:hideMark/>
          </w:tcPr>
          <w:p w14:paraId="567302DF"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outpatient</w:t>
            </w:r>
          </w:p>
        </w:tc>
        <w:tc>
          <w:tcPr>
            <w:tcW w:w="1084" w:type="dxa"/>
            <w:noWrap/>
            <w:hideMark/>
          </w:tcPr>
          <w:p w14:paraId="15420380"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1.27</w:t>
            </w:r>
          </w:p>
        </w:tc>
        <w:tc>
          <w:tcPr>
            <w:tcW w:w="1084" w:type="dxa"/>
            <w:noWrap/>
            <w:hideMark/>
          </w:tcPr>
          <w:p w14:paraId="208CFADA"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0.85</w:t>
            </w:r>
          </w:p>
        </w:tc>
        <w:tc>
          <w:tcPr>
            <w:tcW w:w="1084" w:type="dxa"/>
            <w:noWrap/>
            <w:hideMark/>
          </w:tcPr>
          <w:p w14:paraId="5B803D4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0.53</w:t>
            </w:r>
          </w:p>
        </w:tc>
        <w:tc>
          <w:tcPr>
            <w:tcW w:w="1084" w:type="dxa"/>
            <w:noWrap/>
            <w:hideMark/>
          </w:tcPr>
          <w:p w14:paraId="61BAF26E"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0.52</w:t>
            </w:r>
          </w:p>
        </w:tc>
        <w:tc>
          <w:tcPr>
            <w:tcW w:w="1084" w:type="dxa"/>
            <w:noWrap/>
            <w:hideMark/>
          </w:tcPr>
          <w:p w14:paraId="5BF33D8D"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0.47</w:t>
            </w:r>
          </w:p>
        </w:tc>
      </w:tr>
      <w:tr w:rsidR="00AF5E33" w:rsidRPr="00F97111" w14:paraId="29893E9F" w14:textId="77777777" w:rsidTr="00246C40">
        <w:trPr>
          <w:trHeight w:val="300"/>
          <w:jc w:val="center"/>
        </w:trPr>
        <w:tc>
          <w:tcPr>
            <w:tcW w:w="2620" w:type="dxa"/>
            <w:shd w:val="clear" w:color="auto" w:fill="D3DFEE"/>
            <w:noWrap/>
            <w:hideMark/>
          </w:tcPr>
          <w:p w14:paraId="4C9E951C"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primary_school</w:t>
            </w:r>
          </w:p>
        </w:tc>
        <w:tc>
          <w:tcPr>
            <w:tcW w:w="1084" w:type="dxa"/>
            <w:shd w:val="clear" w:color="auto" w:fill="D3DFEE"/>
            <w:noWrap/>
            <w:hideMark/>
          </w:tcPr>
          <w:p w14:paraId="7ACB3C85"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0.73</w:t>
            </w:r>
          </w:p>
        </w:tc>
        <w:tc>
          <w:tcPr>
            <w:tcW w:w="1084" w:type="dxa"/>
            <w:shd w:val="clear" w:color="auto" w:fill="D3DFEE"/>
            <w:noWrap/>
            <w:hideMark/>
          </w:tcPr>
          <w:p w14:paraId="61DDA2FD"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0.56</w:t>
            </w:r>
          </w:p>
        </w:tc>
        <w:tc>
          <w:tcPr>
            <w:tcW w:w="1084" w:type="dxa"/>
            <w:shd w:val="clear" w:color="auto" w:fill="D3DFEE"/>
            <w:noWrap/>
            <w:hideMark/>
          </w:tcPr>
          <w:p w14:paraId="0EC2BAAD"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0.48</w:t>
            </w:r>
          </w:p>
        </w:tc>
        <w:tc>
          <w:tcPr>
            <w:tcW w:w="1084" w:type="dxa"/>
            <w:shd w:val="clear" w:color="auto" w:fill="D3DFEE"/>
            <w:noWrap/>
            <w:hideMark/>
          </w:tcPr>
          <w:p w14:paraId="5F802E80"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0.47</w:t>
            </w:r>
          </w:p>
        </w:tc>
        <w:tc>
          <w:tcPr>
            <w:tcW w:w="1084" w:type="dxa"/>
            <w:shd w:val="clear" w:color="auto" w:fill="D3DFEE"/>
            <w:noWrap/>
            <w:hideMark/>
          </w:tcPr>
          <w:p w14:paraId="5384D26B"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0.42</w:t>
            </w:r>
          </w:p>
        </w:tc>
      </w:tr>
      <w:tr w:rsidR="007912EC" w:rsidRPr="007912EC" w14:paraId="2BA252D4" w14:textId="77777777" w:rsidTr="007912EC">
        <w:trPr>
          <w:trHeight w:val="300"/>
          <w:jc w:val="center"/>
        </w:trPr>
        <w:tc>
          <w:tcPr>
            <w:tcW w:w="2620" w:type="dxa"/>
            <w:noWrap/>
            <w:hideMark/>
          </w:tcPr>
          <w:p w14:paraId="113414E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quick_service_restaurant</w:t>
            </w:r>
          </w:p>
        </w:tc>
        <w:tc>
          <w:tcPr>
            <w:tcW w:w="1084" w:type="dxa"/>
            <w:noWrap/>
            <w:hideMark/>
          </w:tcPr>
          <w:p w14:paraId="1611E1A5"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1.73</w:t>
            </w:r>
          </w:p>
        </w:tc>
        <w:tc>
          <w:tcPr>
            <w:tcW w:w="1084" w:type="dxa"/>
            <w:noWrap/>
            <w:hideMark/>
          </w:tcPr>
          <w:p w14:paraId="470A2B9E"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1.11</w:t>
            </w:r>
          </w:p>
        </w:tc>
        <w:tc>
          <w:tcPr>
            <w:tcW w:w="1084" w:type="dxa"/>
            <w:noWrap/>
            <w:hideMark/>
          </w:tcPr>
          <w:p w14:paraId="6C381A79"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0.56</w:t>
            </w:r>
          </w:p>
        </w:tc>
        <w:tc>
          <w:tcPr>
            <w:tcW w:w="1084" w:type="dxa"/>
            <w:noWrap/>
            <w:hideMark/>
          </w:tcPr>
          <w:p w14:paraId="3F5C7823"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0.52</w:t>
            </w:r>
          </w:p>
        </w:tc>
        <w:tc>
          <w:tcPr>
            <w:tcW w:w="1084" w:type="dxa"/>
            <w:noWrap/>
            <w:hideMark/>
          </w:tcPr>
          <w:p w14:paraId="5979AB0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0.47</w:t>
            </w:r>
          </w:p>
        </w:tc>
      </w:tr>
      <w:tr w:rsidR="00AF5E33" w:rsidRPr="00F97111" w14:paraId="690E30B0" w14:textId="77777777" w:rsidTr="00246C40">
        <w:trPr>
          <w:trHeight w:val="300"/>
          <w:jc w:val="center"/>
        </w:trPr>
        <w:tc>
          <w:tcPr>
            <w:tcW w:w="2620" w:type="dxa"/>
            <w:shd w:val="clear" w:color="auto" w:fill="D3DFEE"/>
            <w:noWrap/>
            <w:hideMark/>
          </w:tcPr>
          <w:p w14:paraId="0D506676"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retail</w:t>
            </w:r>
          </w:p>
        </w:tc>
        <w:tc>
          <w:tcPr>
            <w:tcW w:w="1084" w:type="dxa"/>
            <w:shd w:val="clear" w:color="auto" w:fill="D3DFEE"/>
            <w:noWrap/>
            <w:hideMark/>
          </w:tcPr>
          <w:p w14:paraId="60776F5E"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1.17</w:t>
            </w:r>
          </w:p>
        </w:tc>
        <w:tc>
          <w:tcPr>
            <w:tcW w:w="1084" w:type="dxa"/>
            <w:shd w:val="clear" w:color="auto" w:fill="D3DFEE"/>
            <w:noWrap/>
            <w:hideMark/>
          </w:tcPr>
          <w:p w14:paraId="60F8535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0.75</w:t>
            </w:r>
          </w:p>
        </w:tc>
        <w:tc>
          <w:tcPr>
            <w:tcW w:w="1084" w:type="dxa"/>
            <w:shd w:val="clear" w:color="auto" w:fill="D3DFEE"/>
            <w:noWrap/>
            <w:hideMark/>
          </w:tcPr>
          <w:p w14:paraId="31A15964"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0.54</w:t>
            </w:r>
          </w:p>
        </w:tc>
        <w:tc>
          <w:tcPr>
            <w:tcW w:w="1084" w:type="dxa"/>
            <w:shd w:val="clear" w:color="auto" w:fill="D3DFEE"/>
            <w:noWrap/>
            <w:hideMark/>
          </w:tcPr>
          <w:p w14:paraId="15EF1AB0"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0.47</w:t>
            </w:r>
          </w:p>
        </w:tc>
        <w:tc>
          <w:tcPr>
            <w:tcW w:w="1084" w:type="dxa"/>
            <w:shd w:val="clear" w:color="auto" w:fill="D3DFEE"/>
            <w:noWrap/>
            <w:hideMark/>
          </w:tcPr>
          <w:p w14:paraId="10DF7EBF"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0.42</w:t>
            </w:r>
          </w:p>
        </w:tc>
      </w:tr>
      <w:tr w:rsidR="007912EC" w:rsidRPr="007912EC" w14:paraId="62BD3828" w14:textId="77777777" w:rsidTr="007912EC">
        <w:trPr>
          <w:trHeight w:val="300"/>
          <w:jc w:val="center"/>
        </w:trPr>
        <w:tc>
          <w:tcPr>
            <w:tcW w:w="2620" w:type="dxa"/>
            <w:noWrap/>
            <w:hideMark/>
          </w:tcPr>
          <w:p w14:paraId="606EBED4"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secondary_school</w:t>
            </w:r>
          </w:p>
        </w:tc>
        <w:tc>
          <w:tcPr>
            <w:tcW w:w="1084" w:type="dxa"/>
            <w:noWrap/>
            <w:hideMark/>
          </w:tcPr>
          <w:p w14:paraId="139BC4A1"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0.88</w:t>
            </w:r>
          </w:p>
        </w:tc>
        <w:tc>
          <w:tcPr>
            <w:tcW w:w="1084" w:type="dxa"/>
            <w:noWrap/>
            <w:hideMark/>
          </w:tcPr>
          <w:p w14:paraId="59D30065"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0.58</w:t>
            </w:r>
          </w:p>
        </w:tc>
        <w:tc>
          <w:tcPr>
            <w:tcW w:w="1084" w:type="dxa"/>
            <w:noWrap/>
            <w:hideMark/>
          </w:tcPr>
          <w:p w14:paraId="0EC30D7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0.48</w:t>
            </w:r>
          </w:p>
        </w:tc>
        <w:tc>
          <w:tcPr>
            <w:tcW w:w="1084" w:type="dxa"/>
            <w:noWrap/>
            <w:hideMark/>
          </w:tcPr>
          <w:p w14:paraId="6BE861D9"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0.45</w:t>
            </w:r>
          </w:p>
        </w:tc>
        <w:tc>
          <w:tcPr>
            <w:tcW w:w="1084" w:type="dxa"/>
            <w:noWrap/>
            <w:hideMark/>
          </w:tcPr>
          <w:p w14:paraId="4CFEB6F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0.40</w:t>
            </w:r>
          </w:p>
        </w:tc>
      </w:tr>
      <w:tr w:rsidR="00AF5E33" w:rsidRPr="00F97111" w14:paraId="0F7636EF" w14:textId="77777777" w:rsidTr="00246C40">
        <w:trPr>
          <w:trHeight w:val="300"/>
          <w:jc w:val="center"/>
        </w:trPr>
        <w:tc>
          <w:tcPr>
            <w:tcW w:w="2620" w:type="dxa"/>
            <w:shd w:val="clear" w:color="auto" w:fill="D3DFEE"/>
            <w:noWrap/>
            <w:hideMark/>
          </w:tcPr>
          <w:p w14:paraId="102032FF"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small_hotel</w:t>
            </w:r>
          </w:p>
        </w:tc>
        <w:tc>
          <w:tcPr>
            <w:tcW w:w="1084" w:type="dxa"/>
            <w:shd w:val="clear" w:color="auto" w:fill="D3DFEE"/>
            <w:noWrap/>
            <w:hideMark/>
          </w:tcPr>
          <w:p w14:paraId="3E5119A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1.08</w:t>
            </w:r>
          </w:p>
        </w:tc>
        <w:tc>
          <w:tcPr>
            <w:tcW w:w="1084" w:type="dxa"/>
            <w:shd w:val="clear" w:color="auto" w:fill="D3DFEE"/>
            <w:noWrap/>
            <w:hideMark/>
          </w:tcPr>
          <w:p w14:paraId="485224A3"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0.63</w:t>
            </w:r>
          </w:p>
        </w:tc>
        <w:tc>
          <w:tcPr>
            <w:tcW w:w="1084" w:type="dxa"/>
            <w:shd w:val="clear" w:color="auto" w:fill="D3DFEE"/>
            <w:noWrap/>
            <w:hideMark/>
          </w:tcPr>
          <w:p w14:paraId="12545C8E"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0.28</w:t>
            </w:r>
          </w:p>
        </w:tc>
        <w:tc>
          <w:tcPr>
            <w:tcW w:w="1084" w:type="dxa"/>
            <w:shd w:val="clear" w:color="auto" w:fill="D3DFEE"/>
            <w:noWrap/>
            <w:hideMark/>
          </w:tcPr>
          <w:p w14:paraId="496F772C"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0.25</w:t>
            </w:r>
          </w:p>
        </w:tc>
        <w:tc>
          <w:tcPr>
            <w:tcW w:w="1084" w:type="dxa"/>
            <w:shd w:val="clear" w:color="auto" w:fill="D3DFEE"/>
            <w:noWrap/>
            <w:hideMark/>
          </w:tcPr>
          <w:p w14:paraId="543BA6AE"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0.22</w:t>
            </w:r>
          </w:p>
        </w:tc>
      </w:tr>
      <w:tr w:rsidR="007912EC" w:rsidRPr="007912EC" w14:paraId="15FDE1B4" w14:textId="77777777" w:rsidTr="007912EC">
        <w:trPr>
          <w:trHeight w:val="300"/>
          <w:jc w:val="center"/>
        </w:trPr>
        <w:tc>
          <w:tcPr>
            <w:tcW w:w="2620" w:type="dxa"/>
            <w:noWrap/>
            <w:hideMark/>
          </w:tcPr>
          <w:p w14:paraId="45261A8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small_office</w:t>
            </w:r>
          </w:p>
        </w:tc>
        <w:tc>
          <w:tcPr>
            <w:tcW w:w="1084" w:type="dxa"/>
            <w:noWrap/>
            <w:hideMark/>
          </w:tcPr>
          <w:p w14:paraId="61D3C31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1.18</w:t>
            </w:r>
          </w:p>
        </w:tc>
        <w:tc>
          <w:tcPr>
            <w:tcW w:w="1084" w:type="dxa"/>
            <w:noWrap/>
            <w:hideMark/>
          </w:tcPr>
          <w:p w14:paraId="13F04FB4"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0.79</w:t>
            </w:r>
          </w:p>
        </w:tc>
        <w:tc>
          <w:tcPr>
            <w:tcW w:w="1084" w:type="dxa"/>
            <w:noWrap/>
            <w:hideMark/>
          </w:tcPr>
          <w:p w14:paraId="052E7A05"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0.50</w:t>
            </w:r>
          </w:p>
        </w:tc>
        <w:tc>
          <w:tcPr>
            <w:tcW w:w="1084" w:type="dxa"/>
            <w:noWrap/>
            <w:hideMark/>
          </w:tcPr>
          <w:p w14:paraId="630BCC2F"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0.52</w:t>
            </w:r>
          </w:p>
        </w:tc>
        <w:tc>
          <w:tcPr>
            <w:tcW w:w="1084" w:type="dxa"/>
            <w:noWrap/>
            <w:hideMark/>
          </w:tcPr>
          <w:p w14:paraId="56A51405"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0.47</w:t>
            </w:r>
          </w:p>
        </w:tc>
      </w:tr>
      <w:tr w:rsidR="00AF5E33" w:rsidRPr="00F97111" w14:paraId="17114E71" w14:textId="77777777" w:rsidTr="00246C40">
        <w:trPr>
          <w:trHeight w:val="300"/>
          <w:jc w:val="center"/>
        </w:trPr>
        <w:tc>
          <w:tcPr>
            <w:tcW w:w="2620" w:type="dxa"/>
            <w:shd w:val="clear" w:color="auto" w:fill="D3DFEE"/>
            <w:noWrap/>
            <w:hideMark/>
          </w:tcPr>
          <w:p w14:paraId="47C880B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strip_mall</w:t>
            </w:r>
          </w:p>
        </w:tc>
        <w:tc>
          <w:tcPr>
            <w:tcW w:w="1084" w:type="dxa"/>
            <w:shd w:val="clear" w:color="auto" w:fill="D3DFEE"/>
            <w:noWrap/>
            <w:hideMark/>
          </w:tcPr>
          <w:p w14:paraId="71FEF3E0"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1.59</w:t>
            </w:r>
          </w:p>
        </w:tc>
        <w:tc>
          <w:tcPr>
            <w:tcW w:w="1084" w:type="dxa"/>
            <w:shd w:val="clear" w:color="auto" w:fill="D3DFEE"/>
            <w:noWrap/>
            <w:hideMark/>
          </w:tcPr>
          <w:p w14:paraId="5CDEBAD4"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1.07</w:t>
            </w:r>
          </w:p>
        </w:tc>
        <w:tc>
          <w:tcPr>
            <w:tcW w:w="1084" w:type="dxa"/>
            <w:shd w:val="clear" w:color="auto" w:fill="D3DFEE"/>
            <w:noWrap/>
            <w:hideMark/>
          </w:tcPr>
          <w:p w14:paraId="67B24AED"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0.65</w:t>
            </w:r>
          </w:p>
        </w:tc>
        <w:tc>
          <w:tcPr>
            <w:tcW w:w="1084" w:type="dxa"/>
            <w:shd w:val="clear" w:color="auto" w:fill="D3DFEE"/>
            <w:noWrap/>
            <w:hideMark/>
          </w:tcPr>
          <w:p w14:paraId="3DF1663A"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0.64</w:t>
            </w:r>
          </w:p>
        </w:tc>
        <w:tc>
          <w:tcPr>
            <w:tcW w:w="1084" w:type="dxa"/>
            <w:shd w:val="clear" w:color="auto" w:fill="D3DFEE"/>
            <w:noWrap/>
            <w:hideMark/>
          </w:tcPr>
          <w:p w14:paraId="70EB89C5"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0.59</w:t>
            </w:r>
          </w:p>
        </w:tc>
      </w:tr>
      <w:tr w:rsidR="007912EC" w:rsidRPr="007912EC" w14:paraId="653A8400" w14:textId="77777777" w:rsidTr="007912EC">
        <w:trPr>
          <w:trHeight w:val="300"/>
          <w:jc w:val="center"/>
        </w:trPr>
        <w:tc>
          <w:tcPr>
            <w:tcW w:w="2620" w:type="dxa"/>
            <w:tcBorders>
              <w:bottom w:val="single" w:sz="4" w:space="0" w:color="auto"/>
            </w:tcBorders>
            <w:noWrap/>
            <w:hideMark/>
          </w:tcPr>
          <w:p w14:paraId="0DFB12E8"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warehouse</w:t>
            </w:r>
          </w:p>
        </w:tc>
        <w:tc>
          <w:tcPr>
            <w:tcW w:w="1084" w:type="dxa"/>
            <w:tcBorders>
              <w:bottom w:val="single" w:sz="4" w:space="0" w:color="auto"/>
            </w:tcBorders>
            <w:noWrap/>
            <w:hideMark/>
          </w:tcPr>
          <w:p w14:paraId="7410F730"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0.83</w:t>
            </w:r>
          </w:p>
        </w:tc>
        <w:tc>
          <w:tcPr>
            <w:tcW w:w="1084" w:type="dxa"/>
            <w:tcBorders>
              <w:bottom w:val="single" w:sz="4" w:space="0" w:color="auto"/>
            </w:tcBorders>
            <w:noWrap/>
            <w:hideMark/>
          </w:tcPr>
          <w:p w14:paraId="49E7F362"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0.40</w:t>
            </w:r>
          </w:p>
        </w:tc>
        <w:tc>
          <w:tcPr>
            <w:tcW w:w="1084" w:type="dxa"/>
            <w:tcBorders>
              <w:bottom w:val="single" w:sz="4" w:space="0" w:color="auto"/>
            </w:tcBorders>
            <w:noWrap/>
            <w:hideMark/>
          </w:tcPr>
          <w:p w14:paraId="6270D5AF"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0.39</w:t>
            </w:r>
          </w:p>
        </w:tc>
        <w:tc>
          <w:tcPr>
            <w:tcW w:w="1084" w:type="dxa"/>
            <w:tcBorders>
              <w:bottom w:val="single" w:sz="4" w:space="0" w:color="auto"/>
            </w:tcBorders>
            <w:noWrap/>
            <w:hideMark/>
          </w:tcPr>
          <w:p w14:paraId="1DC287AC"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0.30</w:t>
            </w:r>
          </w:p>
        </w:tc>
        <w:tc>
          <w:tcPr>
            <w:tcW w:w="1084" w:type="dxa"/>
            <w:tcBorders>
              <w:bottom w:val="single" w:sz="4" w:space="0" w:color="auto"/>
            </w:tcBorders>
            <w:noWrap/>
            <w:hideMark/>
          </w:tcPr>
          <w:p w14:paraId="4ADB96F1" w14:textId="77777777" w:rsidR="00AF5E33" w:rsidRPr="00D2240B" w:rsidRDefault="00AF5E33" w:rsidP="00D2240B">
            <w:pPr>
              <w:spacing w:before="60" w:after="60"/>
              <w:rPr>
                <w:rFonts w:ascii="Arial" w:hAnsi="Arial" w:cs="Arial"/>
                <w:sz w:val="20"/>
                <w:szCs w:val="20"/>
              </w:rPr>
            </w:pPr>
            <w:r w:rsidRPr="00D2240B">
              <w:rPr>
                <w:rFonts w:ascii="Arial" w:hAnsi="Arial" w:cs="Arial"/>
                <w:sz w:val="20"/>
                <w:szCs w:val="20"/>
              </w:rPr>
              <w:t>0.27</w:t>
            </w:r>
          </w:p>
        </w:tc>
      </w:tr>
    </w:tbl>
    <w:p w14:paraId="270D45AD" w14:textId="77777777" w:rsidR="00AF5E33" w:rsidRPr="000978B5" w:rsidRDefault="00AF5E33" w:rsidP="00D2240B">
      <w:pPr>
        <w:pStyle w:val="NRELBodyText"/>
      </w:pPr>
    </w:p>
    <w:p w14:paraId="3E859165" w14:textId="31222875" w:rsidR="007E27B8" w:rsidRPr="000978B5" w:rsidRDefault="007E27B8" w:rsidP="00464C21">
      <w:pPr>
        <w:pStyle w:val="NRELBodyText"/>
      </w:pPr>
      <w:r w:rsidRPr="000978B5">
        <w:t xml:space="preserve">Specifically, </w:t>
      </w:r>
      <w:r w:rsidR="00E60568" w:rsidRPr="000978B5">
        <w:t xml:space="preserve">the lighting generations and corresponding technologies were assigned to each building model during </w:t>
      </w:r>
      <w:r w:rsidR="00DF5D56" w:rsidRPr="000978B5">
        <w:t xml:space="preserve">the </w:t>
      </w:r>
      <w:r w:rsidR="00E60568" w:rsidRPr="000978B5">
        <w:t xml:space="preserve">sampling process, </w:t>
      </w:r>
      <w:r w:rsidR="0028720D" w:rsidRPr="000978B5">
        <w:t xml:space="preserve">based on </w:t>
      </w:r>
      <w:r w:rsidR="0060028B" w:rsidRPr="000978B5">
        <w:t xml:space="preserve">validated distribution data </w:t>
      </w:r>
      <w:commentRangeStart w:id="99"/>
      <w:r w:rsidR="0060028B" w:rsidRPr="000978B5">
        <w:t>(</w:t>
      </w:r>
      <w:r w:rsidR="007A0BF8" w:rsidRPr="000978B5">
        <w:fldChar w:fldCharType="begin"/>
      </w:r>
      <w:r w:rsidR="007A0BF8" w:rsidRPr="000978B5">
        <w:instrText xml:space="preserve"> REF _Ref179899228 \h </w:instrText>
      </w:r>
      <w:r w:rsidR="00331E8C" w:rsidRPr="000978B5">
        <w:instrText xml:space="preserve"> \* MERGEFORMAT </w:instrText>
      </w:r>
      <w:r w:rsidR="007A0BF8" w:rsidRPr="000978B5">
        <w:fldChar w:fldCharType="separate"/>
      </w:r>
      <w:r w:rsidR="00464C21" w:rsidRPr="000978B5">
        <w:t>Figure 1</w:t>
      </w:r>
      <w:r w:rsidR="007A0BF8" w:rsidRPr="000978B5">
        <w:fldChar w:fldCharType="end"/>
      </w:r>
      <w:r w:rsidR="0060028B" w:rsidRPr="000978B5">
        <w:t>)</w:t>
      </w:r>
      <w:r w:rsidR="00825476" w:rsidRPr="000978B5">
        <w:t xml:space="preserve">, </w:t>
      </w:r>
      <w:commentRangeEnd w:id="99"/>
      <w:r w:rsidR="00DF5D56" w:rsidRPr="000978B5">
        <w:rPr>
          <w:rStyle w:val="CommentReference"/>
          <w:sz w:val="24"/>
          <w:szCs w:val="20"/>
        </w:rPr>
        <w:commentReference w:id="99"/>
      </w:r>
      <w:commentRangeStart w:id="100"/>
      <w:commentRangeStart w:id="101"/>
      <w:r w:rsidR="0060028B" w:rsidRPr="000978B5">
        <w:t xml:space="preserve">and </w:t>
      </w:r>
      <w:r w:rsidR="00533CCD" w:rsidRPr="000978B5">
        <w:t xml:space="preserve">introduced </w:t>
      </w:r>
      <w:r w:rsidR="009603D5" w:rsidRPr="000978B5">
        <w:t xml:space="preserve">with </w:t>
      </w:r>
      <w:r w:rsidR="00F860CA" w:rsidRPr="000978B5">
        <w:t>variability</w:t>
      </w:r>
      <w:r w:rsidR="00533CCD" w:rsidRPr="000978B5">
        <w:t xml:space="preserve"> </w:t>
      </w:r>
      <w:r w:rsidR="00452396" w:rsidRPr="000978B5">
        <w:t>representing realistic installation trends of different generations</w:t>
      </w:r>
      <w:r w:rsidR="00E72531" w:rsidRPr="000978B5">
        <w:t xml:space="preserve"> and impact of building sizes</w:t>
      </w:r>
      <w:commentRangeEnd w:id="100"/>
      <w:r w:rsidR="003D7537" w:rsidRPr="000978B5">
        <w:rPr>
          <w:rStyle w:val="CommentReference"/>
          <w:sz w:val="24"/>
          <w:szCs w:val="20"/>
        </w:rPr>
        <w:commentReference w:id="100"/>
      </w:r>
      <w:commentRangeEnd w:id="101"/>
      <w:r w:rsidRPr="000978B5">
        <w:rPr>
          <w:rStyle w:val="CommentReference"/>
          <w:sz w:val="24"/>
          <w:szCs w:val="20"/>
        </w:rPr>
        <w:commentReference w:id="101"/>
      </w:r>
      <w:r w:rsidR="00E72531" w:rsidRPr="000978B5">
        <w:t>.</w:t>
      </w:r>
      <w:r w:rsidR="0060028B" w:rsidRPr="000978B5">
        <w:t xml:space="preserve"> </w:t>
      </w:r>
      <w:r w:rsidR="00C50CA3" w:rsidRPr="000978B5">
        <w:t xml:space="preserve">Default interior lighting schedules come from the </w:t>
      </w:r>
      <w:r w:rsidR="00E20168" w:rsidRPr="000978B5">
        <w:t>O</w:t>
      </w:r>
      <w:r w:rsidR="00C50CA3" w:rsidRPr="000978B5">
        <w:t>pen</w:t>
      </w:r>
      <w:r w:rsidR="00E20168" w:rsidRPr="000978B5">
        <w:t>S</w:t>
      </w:r>
      <w:r w:rsidR="00C50CA3" w:rsidRPr="000978B5">
        <w:t>tudio-</w:t>
      </w:r>
      <w:r w:rsidR="003D7537" w:rsidRPr="000978B5">
        <w:t>S</w:t>
      </w:r>
      <w:r w:rsidR="00C50CA3" w:rsidRPr="000978B5">
        <w:t xml:space="preserve">tandards </w:t>
      </w:r>
      <w:r w:rsidR="00870D84">
        <w:t>U.S. Department of Energy</w:t>
      </w:r>
      <w:r w:rsidR="00C50CA3" w:rsidRPr="000978B5">
        <w:t xml:space="preserve"> prototype building models</w:t>
      </w:r>
      <w:r w:rsidR="00F80D39" w:rsidRPr="000978B5">
        <w:t xml:space="preserve"> </w:t>
      </w:r>
      <w:r w:rsidR="00545253" w:rsidRPr="000978B5">
        <w:fldChar w:fldCharType="begin"/>
      </w:r>
      <w:r w:rsidR="00690F39">
        <w:instrText xml:space="preserve"> ADDIN ZOTERO_ITEM CSL_CITATION {"citationID":"2kbu47X5","properties":{"formattedCitation":"[32]","plainCitation":"[32]","noteIndex":0},"citationItems":[{"id":384,"uris":["http://zotero.org/groups/5450888/items/K7JAELEU"],"itemData":{"id":384,"type":"report","language":"en","note":"DOI: 10.2172/1009264","number":"NREL/TP-5500-46861, 1009264","page":"NREL/TP-5500-46861, 1009264","source":"DOI.org (Crossref)","title":"U.S. Department of Energy Commercial Reference Building Models of the National Building Stock","URL":"http://www.osti.gov/servlets/purl/1009264-pitlfN/","author":[{"family":"Deru","given":"M."},{"family":"Field","given":"K."},{"family":"Studer","given":"D."},{"family":"Benne","given":"K."},{"family":"Griffith","given":"B."},{"family":"Torcellini","given":"P."},{"family":"Liu","given":"B."},{"family":"Halverson","given":"M."},{"family":"Winiarski","given":"D."},{"family":"Rosenberg","given":"M."},{"family":"Yazdanian","given":"M."},{"family":"Huang","given":"J."},{"family":"Crawley","given":"D."}],"accessed":{"date-parts":[["2024",10,15]]},"issued":{"date-parts":[["2011",2,1]]}}}],"schema":"https://github.com/citation-style-language/schema/raw/master/csl-citation.json"} </w:instrText>
      </w:r>
      <w:r w:rsidR="00545253" w:rsidRPr="000978B5">
        <w:fldChar w:fldCharType="separate"/>
      </w:r>
      <w:r w:rsidR="00690F39" w:rsidRPr="00690F39">
        <w:t>[32]</w:t>
      </w:r>
      <w:r w:rsidR="00545253" w:rsidRPr="000978B5">
        <w:fldChar w:fldCharType="end"/>
      </w:r>
      <w:r w:rsidR="004728DD" w:rsidRPr="000978B5">
        <w:t xml:space="preserve">. </w:t>
      </w:r>
      <w:commentRangeStart w:id="102"/>
      <w:commentRangeEnd w:id="102"/>
      <w:r w:rsidR="00E9782D" w:rsidRPr="000978B5">
        <w:rPr>
          <w:rStyle w:val="CommentReference"/>
          <w:sz w:val="24"/>
          <w:szCs w:val="20"/>
        </w:rPr>
        <w:commentReference w:id="102"/>
      </w:r>
      <w:commentRangeStart w:id="103"/>
      <w:commentRangeStart w:id="104"/>
      <w:r w:rsidR="004728DD" w:rsidRPr="000978B5">
        <w:t>The schedules</w:t>
      </w:r>
      <w:r w:rsidR="00E20168" w:rsidRPr="000978B5">
        <w:t xml:space="preserve"> are </w:t>
      </w:r>
      <w:r w:rsidR="004728DD" w:rsidRPr="000978B5">
        <w:t xml:space="preserve">then </w:t>
      </w:r>
      <w:r w:rsidR="00E20168" w:rsidRPr="000978B5">
        <w:t xml:space="preserve">adjusted </w:t>
      </w:r>
      <w:r w:rsidR="006F316F" w:rsidRPr="000978B5">
        <w:t xml:space="preserve">with </w:t>
      </w:r>
      <w:r w:rsidR="00A7250E" w:rsidRPr="000978B5">
        <w:t xml:space="preserve">varying </w:t>
      </w:r>
      <w:r w:rsidR="006F316F" w:rsidRPr="000978B5">
        <w:t>base-to-peak ratio</w:t>
      </w:r>
      <w:r w:rsidR="0008102B" w:rsidRPr="000978B5">
        <w:t>s</w:t>
      </w:r>
      <w:r w:rsidR="006F316F" w:rsidRPr="000978B5" w:rsidDel="000226F5">
        <w:t xml:space="preserve"> </w:t>
      </w:r>
      <w:r w:rsidR="0008102B" w:rsidRPr="000978B5">
        <w:t>to incorporate</w:t>
      </w:r>
      <w:r w:rsidR="00026C31" w:rsidRPr="000978B5">
        <w:t xml:space="preserve"> impact from</w:t>
      </w:r>
      <w:r w:rsidR="0008102B" w:rsidRPr="000978B5">
        <w:t xml:space="preserve"> </w:t>
      </w:r>
      <w:r w:rsidR="00026C31" w:rsidRPr="000978B5">
        <w:t>characteristics such as building types</w:t>
      </w:r>
      <w:r w:rsidR="00EC2C40" w:rsidRPr="000978B5">
        <w:t xml:space="preserve"> and operating hours</w:t>
      </w:r>
      <w:r w:rsidR="00261A18" w:rsidRPr="000978B5">
        <w:t>.</w:t>
      </w:r>
      <w:commentRangeEnd w:id="103"/>
      <w:r w:rsidR="00A7250E" w:rsidRPr="000978B5">
        <w:rPr>
          <w:rStyle w:val="CommentReference"/>
          <w:sz w:val="24"/>
          <w:szCs w:val="20"/>
        </w:rPr>
        <w:commentReference w:id="103"/>
      </w:r>
      <w:commentRangeEnd w:id="104"/>
      <w:r w:rsidRPr="000978B5">
        <w:rPr>
          <w:rStyle w:val="CommentReference"/>
          <w:sz w:val="24"/>
          <w:szCs w:val="20"/>
        </w:rPr>
        <w:commentReference w:id="104"/>
      </w:r>
    </w:p>
    <w:p w14:paraId="28DAF6D3" w14:textId="77777777" w:rsidR="00C032DC" w:rsidRPr="000978B5" w:rsidRDefault="00E72531" w:rsidP="00A352E0">
      <w:pPr>
        <w:pStyle w:val="NRELFigureImageCentered"/>
      </w:pPr>
      <w:commentRangeStart w:id="105"/>
      <w:commentRangeStart w:id="106"/>
      <w:r w:rsidRPr="000978B5">
        <w:rPr>
          <w:noProof/>
        </w:rPr>
        <w:lastRenderedPageBreak/>
        <w:drawing>
          <wp:inline distT="0" distB="0" distL="0" distR="0" wp14:anchorId="2AFD8F49" wp14:editId="3D19156B">
            <wp:extent cx="5943600" cy="3794125"/>
            <wp:effectExtent l="0" t="0" r="0" b="0"/>
            <wp:docPr id="626815143"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5143" name="Picture 1" descr="Chart, bar chart&#10;&#10;Description automatically generated"/>
                    <pic:cNvPicPr/>
                  </pic:nvPicPr>
                  <pic:blipFill>
                    <a:blip r:embed="rId30"/>
                    <a:stretch>
                      <a:fillRect/>
                    </a:stretch>
                  </pic:blipFill>
                  <pic:spPr>
                    <a:xfrm>
                      <a:off x="0" y="0"/>
                      <a:ext cx="5943600" cy="3794125"/>
                    </a:xfrm>
                    <a:prstGeom prst="rect">
                      <a:avLst/>
                    </a:prstGeom>
                  </pic:spPr>
                </pic:pic>
              </a:graphicData>
            </a:graphic>
          </wp:inline>
        </w:drawing>
      </w:r>
    </w:p>
    <w:p w14:paraId="6D681A2E" w14:textId="2857384D" w:rsidR="00C032DC" w:rsidRPr="000978B5" w:rsidRDefault="00C032DC" w:rsidP="00C032DC">
      <w:pPr>
        <w:pStyle w:val="NRELFigureCaption"/>
      </w:pPr>
      <w:bookmarkStart w:id="107" w:name="_Ref179899228"/>
      <w:bookmarkStart w:id="108" w:name="_Toc187939836"/>
      <w:r w:rsidRPr="000978B5">
        <w:t xml:space="preserve">Figure </w:t>
      </w:r>
      <w:r>
        <w:fldChar w:fldCharType="begin"/>
      </w:r>
      <w:r>
        <w:instrText>SEQ Figure \* ARABIC</w:instrText>
      </w:r>
      <w:r>
        <w:fldChar w:fldCharType="separate"/>
      </w:r>
      <w:r w:rsidR="00225D8A" w:rsidRPr="000978B5">
        <w:t>1</w:t>
      </w:r>
      <w:r>
        <w:fldChar w:fldCharType="end"/>
      </w:r>
      <w:bookmarkEnd w:id="107"/>
      <w:r w:rsidR="00603D12">
        <w:t>.</w:t>
      </w:r>
      <w:r w:rsidR="00D64E53" w:rsidRPr="000978B5">
        <w:t xml:space="preserve"> “Truth” lighting generation distribution (0</w:t>
      </w:r>
      <w:r w:rsidR="000226F5">
        <w:t>–</w:t>
      </w:r>
      <w:r w:rsidR="00D64E53" w:rsidRPr="000978B5">
        <w:t>1) and comparison of 2017 and 2020 ComStock sampling results</w:t>
      </w:r>
      <w:bookmarkEnd w:id="108"/>
    </w:p>
    <w:commentRangeEnd w:id="105"/>
    <w:p w14:paraId="6791F4C3" w14:textId="6A678DEA" w:rsidR="00E679E5" w:rsidRPr="000978B5" w:rsidRDefault="00705CB1" w:rsidP="00E679E5">
      <w:pPr>
        <w:pStyle w:val="NRELBodyText"/>
      </w:pPr>
      <w:r>
        <w:rPr>
          <w:rStyle w:val="CommentReference"/>
          <w:sz w:val="24"/>
          <w:szCs w:val="20"/>
        </w:rPr>
        <w:commentReference w:id="105"/>
      </w:r>
      <w:commentRangeEnd w:id="106"/>
      <w:r>
        <w:rPr>
          <w:rStyle w:val="CommentReference"/>
          <w:sz w:val="24"/>
          <w:szCs w:val="20"/>
        </w:rPr>
        <w:commentReference w:id="106"/>
      </w:r>
      <w:r w:rsidR="00A3531F">
        <w:fldChar w:fldCharType="begin"/>
      </w:r>
      <w:r w:rsidR="00A3531F">
        <w:instrText xml:space="preserve"> REF _Ref185849535 \h </w:instrText>
      </w:r>
      <w:r w:rsidR="00A3531F">
        <w:fldChar w:fldCharType="separate"/>
      </w:r>
      <w:r w:rsidR="000226F5" w:rsidRPr="000978B5">
        <w:t>Figure 2</w:t>
      </w:r>
      <w:r w:rsidR="00A3531F">
        <w:fldChar w:fldCharType="end"/>
      </w:r>
      <w:r w:rsidR="00E679E5" w:rsidRPr="000978B5">
        <w:t xml:space="preserve"> shows two sets of example weekday lighting default schedules versus the corresponding </w:t>
      </w:r>
      <w:r w:rsidR="00235247" w:rsidRPr="00235247">
        <w:t>base-to-peak ratio</w:t>
      </w:r>
      <w:r w:rsidR="00E679E5" w:rsidRPr="000978B5">
        <w:t>-adjusted schedules for large and small office buildings in the ComStock baseline models.</w:t>
      </w:r>
    </w:p>
    <w:p w14:paraId="6139EF41" w14:textId="6D808319" w:rsidR="00550B3B" w:rsidRPr="000978B5" w:rsidRDefault="00550B3B" w:rsidP="00A352E0">
      <w:pPr>
        <w:pStyle w:val="NRELFigureImageCentered"/>
      </w:pPr>
      <w:r w:rsidRPr="000978B5">
        <w:rPr>
          <w:noProof/>
        </w:rPr>
        <w:lastRenderedPageBreak/>
        <w:drawing>
          <wp:inline distT="0" distB="0" distL="0" distR="0" wp14:anchorId="4D52534A" wp14:editId="53185FCA">
            <wp:extent cx="5923923" cy="3688080"/>
            <wp:effectExtent l="0" t="0" r="635" b="7620"/>
            <wp:docPr id="92660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2434" cy="3693379"/>
                    </a:xfrm>
                    <a:prstGeom prst="rect">
                      <a:avLst/>
                    </a:prstGeom>
                    <a:noFill/>
                  </pic:spPr>
                </pic:pic>
              </a:graphicData>
            </a:graphic>
          </wp:inline>
        </w:drawing>
      </w:r>
    </w:p>
    <w:p w14:paraId="286F3509" w14:textId="268E29AE" w:rsidR="00550B3B" w:rsidRPr="000978B5" w:rsidRDefault="00550B3B" w:rsidP="00550B3B">
      <w:pPr>
        <w:pStyle w:val="NRELFigureCaption"/>
      </w:pPr>
      <w:bookmarkStart w:id="109" w:name="_Ref185849535"/>
      <w:bookmarkStart w:id="110" w:name="_Toc185414801"/>
      <w:bookmarkStart w:id="111" w:name="_Toc187939837"/>
      <w:r w:rsidRPr="000978B5">
        <w:t xml:space="preserve">Figure </w:t>
      </w:r>
      <w:r>
        <w:fldChar w:fldCharType="begin"/>
      </w:r>
      <w:r>
        <w:instrText>SEQ Figure \* ARABIC</w:instrText>
      </w:r>
      <w:r>
        <w:fldChar w:fldCharType="separate"/>
      </w:r>
      <w:r w:rsidR="00225D8A" w:rsidRPr="000978B5">
        <w:t>2</w:t>
      </w:r>
      <w:r>
        <w:fldChar w:fldCharType="end"/>
      </w:r>
      <w:bookmarkEnd w:id="109"/>
      <w:r w:rsidR="00603D12">
        <w:t>.</w:t>
      </w:r>
      <w:r w:rsidRPr="000978B5">
        <w:t xml:space="preserve"> Example weekday lighting schedules </w:t>
      </w:r>
      <w:bookmarkEnd w:id="110"/>
      <w:r w:rsidRPr="000978B5">
        <w:t>(fractional factor to fully ON)</w:t>
      </w:r>
      <w:bookmarkEnd w:id="111"/>
    </w:p>
    <w:p w14:paraId="3FC94BF7" w14:textId="1A761C75" w:rsidR="00B07A10" w:rsidRPr="000978B5" w:rsidRDefault="00AB1F53" w:rsidP="00550B3B">
      <w:pPr>
        <w:jc w:val="center"/>
      </w:pPr>
      <w:commentRangeStart w:id="112"/>
      <w:commentRangeStart w:id="113"/>
      <w:commentRangeEnd w:id="112"/>
      <w:r w:rsidRPr="000978B5">
        <w:rPr>
          <w:rStyle w:val="CommentReference"/>
          <w:sz w:val="24"/>
          <w:szCs w:val="24"/>
        </w:rPr>
        <w:commentReference w:id="112"/>
      </w:r>
      <w:commentRangeEnd w:id="113"/>
      <w:r w:rsidRPr="000978B5">
        <w:rPr>
          <w:rStyle w:val="CommentReference"/>
          <w:sz w:val="24"/>
          <w:szCs w:val="24"/>
        </w:rPr>
        <w:commentReference w:id="113"/>
      </w:r>
    </w:p>
    <w:p w14:paraId="28741BD2" w14:textId="77777777" w:rsidR="00B07A10" w:rsidRPr="000978B5" w:rsidRDefault="00B07A10" w:rsidP="00683C0E">
      <w:pPr>
        <w:pStyle w:val="NRELHead01Numbered"/>
      </w:pPr>
      <w:r w:rsidRPr="000978B5">
        <w:br w:type="page"/>
      </w:r>
      <w:bookmarkStart w:id="114" w:name="_Toc100058849"/>
      <w:bookmarkStart w:id="115" w:name="_Toc100827778"/>
      <w:bookmarkStart w:id="116" w:name="_Toc185837471"/>
      <w:bookmarkStart w:id="117" w:name="_Toc187938239"/>
      <w:bookmarkEnd w:id="114"/>
      <w:bookmarkEnd w:id="115"/>
      <w:r w:rsidRPr="000978B5">
        <w:lastRenderedPageBreak/>
        <w:t>Modeling Approach</w:t>
      </w:r>
      <w:bookmarkEnd w:id="116"/>
      <w:bookmarkEnd w:id="117"/>
    </w:p>
    <w:p w14:paraId="095C2002" w14:textId="77777777" w:rsidR="00B07A10" w:rsidRPr="000978B5" w:rsidRDefault="00B07A10" w:rsidP="00FF29AF">
      <w:pPr>
        <w:pStyle w:val="NRELHead02Numbered"/>
      </w:pPr>
      <w:bookmarkStart w:id="118" w:name="_Toc185837472"/>
      <w:bookmarkStart w:id="119" w:name="_Ref186552796"/>
      <w:bookmarkStart w:id="120" w:name="_Toc187938240"/>
      <w:commentRangeStart w:id="121"/>
      <w:commentRangeStart w:id="122"/>
      <w:commentRangeStart w:id="123"/>
      <w:commentRangeStart w:id="124"/>
      <w:commentRangeStart w:id="125"/>
      <w:commentRangeStart w:id="126"/>
      <w:r w:rsidRPr="000978B5">
        <w:t>Applicability</w:t>
      </w:r>
      <w:bookmarkEnd w:id="118"/>
      <w:bookmarkEnd w:id="119"/>
      <w:bookmarkEnd w:id="120"/>
      <w:commentRangeEnd w:id="126"/>
      <w:r w:rsidR="00770D29" w:rsidRPr="000978B5">
        <w:rPr>
          <w:rStyle w:val="CommentReference"/>
          <w:sz w:val="28"/>
          <w:szCs w:val="26"/>
        </w:rPr>
        <w:commentReference w:id="126"/>
      </w:r>
      <w:commentRangeEnd w:id="121"/>
      <w:r w:rsidR="000E41C6" w:rsidRPr="000978B5">
        <w:rPr>
          <w:rStyle w:val="CommentReference"/>
          <w:sz w:val="28"/>
          <w:szCs w:val="26"/>
        </w:rPr>
        <w:commentReference w:id="121"/>
      </w:r>
      <w:commentRangeEnd w:id="122"/>
      <w:r w:rsidRPr="000978B5">
        <w:rPr>
          <w:rStyle w:val="CommentReference"/>
          <w:sz w:val="28"/>
          <w:szCs w:val="26"/>
        </w:rPr>
        <w:commentReference w:id="122"/>
      </w:r>
      <w:commentRangeEnd w:id="123"/>
      <w:r w:rsidRPr="000978B5">
        <w:rPr>
          <w:rStyle w:val="CommentReference"/>
          <w:sz w:val="28"/>
          <w:szCs w:val="26"/>
        </w:rPr>
        <w:commentReference w:id="123"/>
      </w:r>
      <w:commentRangeEnd w:id="124"/>
      <w:r w:rsidRPr="000978B5">
        <w:rPr>
          <w:rStyle w:val="CommentReference"/>
          <w:sz w:val="28"/>
          <w:szCs w:val="26"/>
        </w:rPr>
        <w:commentReference w:id="124"/>
      </w:r>
      <w:commentRangeEnd w:id="125"/>
      <w:r w:rsidRPr="000978B5">
        <w:rPr>
          <w:rStyle w:val="CommentReference"/>
          <w:sz w:val="28"/>
          <w:szCs w:val="26"/>
        </w:rPr>
        <w:commentReference w:id="125"/>
      </w:r>
    </w:p>
    <w:p w14:paraId="2756665A" w14:textId="6B4D9F27" w:rsidR="008C4DBD" w:rsidRPr="000978B5" w:rsidRDefault="00517F8A" w:rsidP="00F860CA">
      <w:pPr>
        <w:pStyle w:val="NRELBodyText"/>
      </w:pPr>
      <w:r w:rsidRPr="000978B5">
        <w:t xml:space="preserve">Despite of </w:t>
      </w:r>
      <w:r w:rsidR="00A26EB6">
        <w:t xml:space="preserve">the </w:t>
      </w:r>
      <w:r w:rsidR="0080136A" w:rsidRPr="000978B5">
        <w:t xml:space="preserve">existing low population of </w:t>
      </w:r>
      <w:r w:rsidR="002F6B79" w:rsidRPr="000978B5">
        <w:t>installed</w:t>
      </w:r>
      <w:r w:rsidR="0080136A" w:rsidRPr="000978B5">
        <w:t xml:space="preserve"> control systems</w:t>
      </w:r>
      <w:r w:rsidR="007B3CB5" w:rsidRPr="000978B5">
        <w:t xml:space="preserve"> for lighting in commercial buildings</w:t>
      </w:r>
      <w:r w:rsidRPr="000978B5">
        <w:t>, t</w:t>
      </w:r>
      <w:commentRangeStart w:id="127"/>
      <w:commentRangeStart w:id="128"/>
      <w:r w:rsidR="00123DDE" w:rsidRPr="000978B5">
        <w:t>his</w:t>
      </w:r>
      <w:commentRangeEnd w:id="128"/>
      <w:r w:rsidR="007D4B04" w:rsidRPr="000978B5">
        <w:rPr>
          <w:rStyle w:val="CommentReference"/>
          <w:sz w:val="24"/>
          <w:szCs w:val="20"/>
        </w:rPr>
        <w:commentReference w:id="128"/>
      </w:r>
      <w:r w:rsidR="00123DDE" w:rsidRPr="000978B5">
        <w:t xml:space="preserve"> measure is likely applicable to most commercial building types as it targets </w:t>
      </w:r>
      <w:r w:rsidR="00765C19" w:rsidRPr="000978B5">
        <w:t>lighting</w:t>
      </w:r>
      <w:r w:rsidR="00123DDE" w:rsidRPr="000978B5">
        <w:t xml:space="preserve"> (schedule) control regardless of the details of </w:t>
      </w:r>
      <w:r w:rsidR="00765C19" w:rsidRPr="000978B5">
        <w:t>lighting</w:t>
      </w:r>
      <w:r w:rsidR="00123DDE" w:rsidRPr="000978B5">
        <w:t xml:space="preserve"> system operations. </w:t>
      </w:r>
      <w:commentRangeEnd w:id="127"/>
      <w:r w:rsidR="00892A27" w:rsidRPr="000978B5">
        <w:rPr>
          <w:rStyle w:val="CommentReference"/>
          <w:sz w:val="24"/>
          <w:szCs w:val="20"/>
        </w:rPr>
        <w:commentReference w:id="127"/>
      </w:r>
      <w:commentRangeStart w:id="129"/>
      <w:commentRangeStart w:id="130"/>
      <w:commentRangeStart w:id="131"/>
      <w:commentRangeStart w:id="132"/>
      <w:r w:rsidR="008C4DBD" w:rsidRPr="000978B5">
        <w:t>Based on the technical and practical references and feasibility evaluation of current ComStock models</w:t>
      </w:r>
      <w:r w:rsidR="00913A3D" w:rsidRPr="000978B5">
        <w:t xml:space="preserve"> discussed below</w:t>
      </w:r>
      <w:r w:rsidR="008C4DBD" w:rsidRPr="000978B5">
        <w:t xml:space="preserve">, we determine in this study the applicability of this measure to </w:t>
      </w:r>
      <w:commentRangeEnd w:id="130"/>
      <w:r w:rsidR="003C0128" w:rsidRPr="000978B5">
        <w:rPr>
          <w:rStyle w:val="CommentReference"/>
          <w:sz w:val="24"/>
          <w:szCs w:val="20"/>
        </w:rPr>
        <w:commentReference w:id="130"/>
      </w:r>
      <w:commentRangeEnd w:id="131"/>
      <w:r w:rsidRPr="000978B5">
        <w:rPr>
          <w:rStyle w:val="CommentReference"/>
          <w:sz w:val="24"/>
          <w:szCs w:val="20"/>
        </w:rPr>
        <w:commentReference w:id="131"/>
      </w:r>
      <w:commentRangeEnd w:id="132"/>
      <w:r w:rsidRPr="000978B5">
        <w:rPr>
          <w:rStyle w:val="CommentReference"/>
          <w:sz w:val="24"/>
          <w:szCs w:val="20"/>
        </w:rPr>
        <w:commentReference w:id="132"/>
      </w:r>
      <w:r w:rsidR="008C4DBD" w:rsidRPr="000978B5">
        <w:t>office buildings (small, medium</w:t>
      </w:r>
      <w:r w:rsidR="00482197">
        <w:t>,</w:t>
      </w:r>
      <w:r w:rsidR="008C4DBD" w:rsidRPr="000978B5">
        <w:t xml:space="preserve"> and large), warehouse</w:t>
      </w:r>
      <w:r w:rsidR="00482197">
        <w:t>s</w:t>
      </w:r>
      <w:r w:rsidR="008C4DBD" w:rsidRPr="000978B5">
        <w:t xml:space="preserve">, and schools (primary and </w:t>
      </w:r>
      <w:commentRangeStart w:id="133"/>
      <w:commentRangeStart w:id="134"/>
      <w:r w:rsidR="008C4DBD" w:rsidRPr="000978B5">
        <w:t>secondary</w:t>
      </w:r>
      <w:commentRangeEnd w:id="133"/>
      <w:r w:rsidR="00264561" w:rsidRPr="000978B5">
        <w:rPr>
          <w:rStyle w:val="CommentReference"/>
          <w:sz w:val="24"/>
          <w:szCs w:val="20"/>
        </w:rPr>
        <w:commentReference w:id="133"/>
      </w:r>
      <w:commentRangeEnd w:id="134"/>
      <w:r w:rsidRPr="000978B5">
        <w:rPr>
          <w:rStyle w:val="CommentReference"/>
          <w:sz w:val="24"/>
          <w:szCs w:val="20"/>
        </w:rPr>
        <w:commentReference w:id="134"/>
      </w:r>
      <w:r w:rsidR="008C4DBD" w:rsidRPr="000978B5">
        <w:t xml:space="preserve">). </w:t>
      </w:r>
      <w:commentRangeEnd w:id="129"/>
      <w:r w:rsidR="008C4DBD" w:rsidRPr="000978B5">
        <w:rPr>
          <w:rStyle w:val="CommentReference"/>
          <w:sz w:val="24"/>
          <w:szCs w:val="20"/>
        </w:rPr>
        <w:commentReference w:id="129"/>
      </w:r>
    </w:p>
    <w:p w14:paraId="541C209A" w14:textId="7D07422A" w:rsidR="009C7294" w:rsidRPr="000978B5" w:rsidRDefault="00123DDE" w:rsidP="00F860CA">
      <w:pPr>
        <w:pStyle w:val="NRELBodyText"/>
      </w:pPr>
      <w:r w:rsidRPr="000978B5">
        <w:t xml:space="preserve">There are only a few resources that discuss the building and system type limitations of demand flexibility applications on commercial buildings. The ASHRAE GEB guide </w:t>
      </w:r>
      <w:commentRangeStart w:id="135"/>
      <w:r w:rsidRPr="000978B5">
        <w:t>[18]</w:t>
      </w:r>
      <w:commentRangeEnd w:id="135"/>
      <w:r w:rsidR="00A95817" w:rsidRPr="000978B5">
        <w:rPr>
          <w:rStyle w:val="CommentReference"/>
          <w:sz w:val="24"/>
          <w:szCs w:val="20"/>
        </w:rPr>
        <w:commentReference w:id="135"/>
      </w:r>
      <w:r w:rsidRPr="000978B5">
        <w:t xml:space="preserve"> states that hospital and laboratory buildings with specific temperature, humidity, and pressurization requirements are not suitable for demand flexibility HVAC control</w:t>
      </w:r>
      <w:r w:rsidR="00FE7696" w:rsidRPr="000978B5">
        <w:t>, and similarly</w:t>
      </w:r>
      <w:r w:rsidR="009C62D1">
        <w:t>,</w:t>
      </w:r>
      <w:r w:rsidR="00FE7696" w:rsidRPr="000978B5">
        <w:t xml:space="preserve"> </w:t>
      </w:r>
      <w:r w:rsidR="00457D7D" w:rsidRPr="000978B5">
        <w:t>those buildings have specific lighting re</w:t>
      </w:r>
      <w:r w:rsidR="00720FD4" w:rsidRPr="000978B5">
        <w:t>quirements for safety</w:t>
      </w:r>
      <w:r w:rsidR="00407C09" w:rsidRPr="000978B5">
        <w:t xml:space="preserve"> concerns</w:t>
      </w:r>
      <w:r w:rsidR="00235977" w:rsidRPr="000978B5">
        <w:t xml:space="preserve"> such as the surgery space</w:t>
      </w:r>
      <w:r w:rsidRPr="000978B5">
        <w:t>. It also points out that office buildings, high-rise multifamily buildings</w:t>
      </w:r>
      <w:r w:rsidR="00B83B0D" w:rsidRPr="000978B5">
        <w:t>,</w:t>
      </w:r>
      <w:r w:rsidRPr="000978B5">
        <w:t xml:space="preserve"> and warehouses are ideal targets for demand flexibility applications </w:t>
      </w:r>
      <w:r w:rsidR="008F7CF5" w:rsidRPr="000978B5">
        <w:t xml:space="preserve">because of their </w:t>
      </w:r>
      <w:r w:rsidRPr="000978B5">
        <w:t>wider acceptable indoor environment</w:t>
      </w:r>
      <w:r w:rsidR="008F7CF5" w:rsidRPr="000978B5">
        <w:t>al</w:t>
      </w:r>
      <w:r w:rsidRPr="000978B5">
        <w:t xml:space="preserve"> conditions. For retail/grocery stores and restaurant</w:t>
      </w:r>
      <w:r w:rsidR="008F7CF5" w:rsidRPr="000978B5">
        <w:t>s</w:t>
      </w:r>
      <w:r w:rsidRPr="000978B5">
        <w:t xml:space="preserve">, </w:t>
      </w:r>
      <w:r w:rsidR="007A6347" w:rsidRPr="000978B5">
        <w:t>customer satisfaction to lighting conditions</w:t>
      </w:r>
      <w:commentRangeStart w:id="136"/>
      <w:commentRangeStart w:id="137"/>
      <w:r w:rsidRPr="000978B5">
        <w:t xml:space="preserve"> becomes the priority</w:t>
      </w:r>
      <w:r w:rsidR="001B6B8A">
        <w:t>,</w:t>
      </w:r>
      <w:r w:rsidRPr="000978B5">
        <w:t xml:space="preserve"> </w:t>
      </w:r>
      <w:r w:rsidR="00A61951" w:rsidRPr="000978B5">
        <w:t>as it</w:t>
      </w:r>
      <w:r w:rsidRPr="000978B5">
        <w:t xml:space="preserve"> </w:t>
      </w:r>
      <w:r w:rsidR="00923E7D" w:rsidRPr="000978B5">
        <w:t xml:space="preserve">has </w:t>
      </w:r>
      <w:r w:rsidR="001B6B8A">
        <w:t xml:space="preserve">a </w:t>
      </w:r>
      <w:r w:rsidR="00923E7D" w:rsidRPr="000978B5">
        <w:t>positive correlation</w:t>
      </w:r>
      <w:r w:rsidRPr="000978B5">
        <w:t xml:space="preserve"> with economic benefit, </w:t>
      </w:r>
      <w:commentRangeEnd w:id="136"/>
      <w:r w:rsidR="008F7CF5" w:rsidRPr="000978B5">
        <w:rPr>
          <w:rStyle w:val="CommentReference"/>
          <w:sz w:val="24"/>
          <w:szCs w:val="20"/>
        </w:rPr>
        <w:commentReference w:id="136"/>
      </w:r>
      <w:commentRangeEnd w:id="137"/>
      <w:r w:rsidRPr="000978B5">
        <w:rPr>
          <w:rStyle w:val="CommentReference"/>
          <w:sz w:val="24"/>
          <w:szCs w:val="20"/>
        </w:rPr>
        <w:commentReference w:id="137"/>
      </w:r>
      <w:r w:rsidRPr="000978B5">
        <w:t xml:space="preserve">which yields </w:t>
      </w:r>
      <w:r w:rsidR="008F7CF5" w:rsidRPr="000978B5">
        <w:t>fewer</w:t>
      </w:r>
      <w:r w:rsidRPr="000978B5">
        <w:t xml:space="preserve"> opportunities for demand flexibility that </w:t>
      </w:r>
      <w:r w:rsidR="008D74A5" w:rsidRPr="000978B5">
        <w:t xml:space="preserve">might </w:t>
      </w:r>
      <w:r w:rsidRPr="000978B5">
        <w:t xml:space="preserve">compromise occupant comfort </w:t>
      </w:r>
      <w:r w:rsidR="00462FB7" w:rsidRPr="000978B5">
        <w:t>in</w:t>
      </w:r>
      <w:r w:rsidRPr="000978B5">
        <w:t xml:space="preserve"> peak periods. </w:t>
      </w:r>
      <w:r w:rsidR="00F74AB4" w:rsidRPr="000978B5">
        <w:t xml:space="preserve">For example, </w:t>
      </w:r>
      <w:r w:rsidR="00EF7A8F" w:rsidRPr="000978B5">
        <w:t>darker conditions may affect customer</w:t>
      </w:r>
      <w:r w:rsidR="00665895" w:rsidRPr="000978B5">
        <w:t>s’</w:t>
      </w:r>
      <w:r w:rsidR="00456984" w:rsidRPr="000978B5">
        <w:t xml:space="preserve"> willingness</w:t>
      </w:r>
      <w:commentRangeStart w:id="138"/>
      <w:commentRangeEnd w:id="138"/>
      <w:r w:rsidR="008D74A5">
        <w:rPr>
          <w:rStyle w:val="CommentReference"/>
          <w:sz w:val="24"/>
          <w:szCs w:val="20"/>
        </w:rPr>
        <w:commentReference w:id="138"/>
      </w:r>
      <w:r w:rsidR="001B6B8A">
        <w:t xml:space="preserve"> to consume</w:t>
      </w:r>
      <w:r w:rsidR="00EF7A8F" w:rsidRPr="000978B5">
        <w:t xml:space="preserve">. </w:t>
      </w:r>
      <w:r w:rsidRPr="000978B5">
        <w:t xml:space="preserve">Great potential of </w:t>
      </w:r>
      <w:r w:rsidR="002856F2" w:rsidRPr="000978B5">
        <w:t>lighting</w:t>
      </w:r>
      <w:r w:rsidRPr="000978B5">
        <w:t xml:space="preserve"> </w:t>
      </w:r>
      <w:commentRangeStart w:id="139"/>
      <w:commentRangeStart w:id="140"/>
      <w:r w:rsidRPr="000978B5">
        <w:t xml:space="preserve">demand flexibility lies in hotels </w:t>
      </w:r>
      <w:r w:rsidR="00462FB7" w:rsidRPr="000978B5">
        <w:t xml:space="preserve">and schools </w:t>
      </w:r>
      <w:r w:rsidRPr="000978B5">
        <w:t>when integrated with occupancy control</w:t>
      </w:r>
      <w:commentRangeEnd w:id="139"/>
      <w:r w:rsidR="00AA51B3" w:rsidRPr="000978B5">
        <w:rPr>
          <w:rStyle w:val="CommentReference"/>
          <w:sz w:val="24"/>
          <w:szCs w:val="20"/>
        </w:rPr>
        <w:commentReference w:id="139"/>
      </w:r>
      <w:commentRangeEnd w:id="140"/>
      <w:r w:rsidRPr="000978B5">
        <w:rPr>
          <w:rStyle w:val="CommentReference"/>
          <w:sz w:val="24"/>
          <w:szCs w:val="20"/>
        </w:rPr>
        <w:commentReference w:id="140"/>
      </w:r>
      <w:r w:rsidR="003445AD" w:rsidRPr="000978B5">
        <w:t xml:space="preserve"> (</w:t>
      </w:r>
      <w:r w:rsidR="007027CC" w:rsidRPr="000978B5">
        <w:t xml:space="preserve">potential </w:t>
      </w:r>
      <w:r w:rsidR="00DC76C4" w:rsidRPr="000978B5">
        <w:t xml:space="preserve">load flexibility varies with </w:t>
      </w:r>
      <w:r w:rsidR="009479B0" w:rsidRPr="000978B5">
        <w:t>states of occupancy</w:t>
      </w:r>
      <w:r w:rsidR="003445AD" w:rsidRPr="000978B5">
        <w:t>)</w:t>
      </w:r>
      <w:r w:rsidRPr="000978B5">
        <w:t xml:space="preserve">, but there are many aspects of practical considerations affecting the feasibility such as requirements </w:t>
      </w:r>
      <w:r w:rsidR="00813326">
        <w:t xml:space="preserve">specific to space type </w:t>
      </w:r>
      <w:r w:rsidRPr="000978B5">
        <w:t>(</w:t>
      </w:r>
      <w:r w:rsidR="00477BBC">
        <w:t xml:space="preserve">e.g., </w:t>
      </w:r>
      <w:r w:rsidRPr="000978B5">
        <w:t>gym</w:t>
      </w:r>
      <w:r w:rsidR="002856F2" w:rsidRPr="000978B5">
        <w:t>, conference room</w:t>
      </w:r>
      <w:r w:rsidRPr="000978B5">
        <w:t>) and weather-related operation issues (</w:t>
      </w:r>
      <w:r w:rsidR="00813326">
        <w:t xml:space="preserve">e.g., </w:t>
      </w:r>
      <w:r w:rsidRPr="000978B5">
        <w:t xml:space="preserve">humidity/mold control), which require more rigorous research and design on actual application for these building types. </w:t>
      </w:r>
      <w:r w:rsidR="001A66E5" w:rsidRPr="000978B5">
        <w:t>Hotel</w:t>
      </w:r>
      <w:r w:rsidR="00DC6937" w:rsidRPr="000978B5">
        <w:t>s</w:t>
      </w:r>
      <w:r w:rsidR="001A66E5" w:rsidRPr="000978B5">
        <w:t xml:space="preserve"> </w:t>
      </w:r>
      <w:r w:rsidR="00A94A62" w:rsidRPr="000978B5">
        <w:t>ha</w:t>
      </w:r>
      <w:r w:rsidR="00DC6937" w:rsidRPr="000978B5">
        <w:t>ve</w:t>
      </w:r>
      <w:r w:rsidR="00A94A62" w:rsidRPr="000978B5">
        <w:t xml:space="preserve"> </w:t>
      </w:r>
      <w:r w:rsidR="00EF1FE5" w:rsidRPr="000978B5">
        <w:t>more distinctive</w:t>
      </w:r>
      <w:r w:rsidR="0048696D" w:rsidRPr="000978B5">
        <w:t xml:space="preserve"> </w:t>
      </w:r>
      <w:r w:rsidR="00D724F1" w:rsidRPr="000978B5">
        <w:t>lighting</w:t>
      </w:r>
      <w:r w:rsidR="0048696D" w:rsidRPr="000978B5">
        <w:t xml:space="preserve"> environment requirements </w:t>
      </w:r>
      <w:r w:rsidR="00DD3770" w:rsidRPr="000978B5">
        <w:t>between</w:t>
      </w:r>
      <w:r w:rsidR="00EF1FE5" w:rsidRPr="000978B5">
        <w:t xml:space="preserve"> occupied</w:t>
      </w:r>
      <w:r w:rsidR="00DD3770" w:rsidRPr="000978B5">
        <w:t xml:space="preserve"> and unoccupied</w:t>
      </w:r>
      <w:r w:rsidR="00EF1FE5" w:rsidRPr="000978B5">
        <w:t xml:space="preserve"> rooms</w:t>
      </w:r>
      <w:r w:rsidR="00773D3E" w:rsidRPr="000978B5">
        <w:t>,</w:t>
      </w:r>
      <w:r w:rsidR="00DC6937" w:rsidRPr="000978B5">
        <w:t xml:space="preserve"> and thus</w:t>
      </w:r>
      <w:r w:rsidR="004B7F17" w:rsidRPr="000978B5">
        <w:t xml:space="preserve"> designing</w:t>
      </w:r>
      <w:r w:rsidR="00DC6937" w:rsidRPr="000978B5">
        <w:t xml:space="preserve"> load management strategies</w:t>
      </w:r>
      <w:r w:rsidR="002C2E37" w:rsidRPr="000978B5">
        <w:t xml:space="preserve"> </w:t>
      </w:r>
      <w:r w:rsidR="00113A38" w:rsidRPr="000978B5">
        <w:t>for</w:t>
      </w:r>
      <w:r w:rsidR="004B7F17" w:rsidRPr="000978B5">
        <w:t xml:space="preserve"> hotels</w:t>
      </w:r>
      <w:r w:rsidR="00DC6937" w:rsidRPr="000978B5">
        <w:t xml:space="preserve"> rel</w:t>
      </w:r>
      <w:r w:rsidR="00113A38" w:rsidRPr="000978B5">
        <w:t>ies</w:t>
      </w:r>
      <w:r w:rsidR="00DC6937" w:rsidRPr="000978B5">
        <w:t xml:space="preserve"> </w:t>
      </w:r>
      <w:r w:rsidR="004B7F17" w:rsidRPr="000978B5">
        <w:t xml:space="preserve">heavily </w:t>
      </w:r>
      <w:r w:rsidR="00DC6937" w:rsidRPr="000978B5">
        <w:t xml:space="preserve">on </w:t>
      </w:r>
      <w:r w:rsidR="00A34362" w:rsidRPr="000978B5">
        <w:t>occupancy control</w:t>
      </w:r>
      <w:r w:rsidR="00113A38" w:rsidRPr="000978B5">
        <w:t xml:space="preserve">, which is out of the scope </w:t>
      </w:r>
      <w:r w:rsidR="00173DA8" w:rsidRPr="000978B5">
        <w:t>for</w:t>
      </w:r>
      <w:r w:rsidR="00113A38" w:rsidRPr="000978B5">
        <w:t xml:space="preserve"> </w:t>
      </w:r>
      <w:r w:rsidR="00173DA8" w:rsidRPr="000978B5">
        <w:t>this measure development study.</w:t>
      </w:r>
    </w:p>
    <w:p w14:paraId="4D4319E0" w14:textId="0DF361F4" w:rsidR="00462FB7" w:rsidRPr="000978B5" w:rsidRDefault="00DD67F1" w:rsidP="00F860CA">
      <w:pPr>
        <w:pStyle w:val="NRELBodyText"/>
      </w:pPr>
      <w:r w:rsidRPr="000978B5">
        <w:t xml:space="preserve">Moreover, </w:t>
      </w:r>
      <w:r w:rsidR="00F34AB2" w:rsidRPr="000978B5">
        <w:t xml:space="preserve">different spaces in </w:t>
      </w:r>
      <w:r w:rsidR="00BA4BD8" w:rsidRPr="000978B5">
        <w:t>the same</w:t>
      </w:r>
      <w:r w:rsidRPr="000978B5">
        <w:t xml:space="preserve"> </w:t>
      </w:r>
      <w:r w:rsidR="00F34AB2" w:rsidRPr="000978B5">
        <w:t xml:space="preserve">building would </w:t>
      </w:r>
      <w:r w:rsidR="000251B3" w:rsidRPr="000978B5">
        <w:t>have different lighting condition requirement</w:t>
      </w:r>
      <w:r w:rsidR="00E97F74" w:rsidRPr="000978B5">
        <w:t>s</w:t>
      </w:r>
      <w:r w:rsidR="000251B3" w:rsidRPr="000978B5">
        <w:t xml:space="preserve"> and </w:t>
      </w:r>
      <w:r w:rsidR="00933D1A" w:rsidRPr="000978B5">
        <w:t xml:space="preserve">might </w:t>
      </w:r>
      <w:r w:rsidR="00697F83" w:rsidRPr="000978B5">
        <w:t>require</w:t>
      </w:r>
      <w:r w:rsidR="00F34AB2" w:rsidRPr="000978B5">
        <w:t xml:space="preserve"> different control strateg</w:t>
      </w:r>
      <w:r w:rsidR="008742C3" w:rsidRPr="000978B5">
        <w:t>ies</w:t>
      </w:r>
      <w:r w:rsidR="00BA4BD8" w:rsidRPr="000978B5">
        <w:t>. For example,</w:t>
      </w:r>
      <w:r w:rsidR="007C0252" w:rsidRPr="000978B5">
        <w:t xml:space="preserve"> </w:t>
      </w:r>
      <w:r w:rsidR="0062328D" w:rsidRPr="000978B5">
        <w:t>gym</w:t>
      </w:r>
      <w:r w:rsidR="00E65C15" w:rsidRPr="000978B5">
        <w:t xml:space="preserve"> or </w:t>
      </w:r>
      <w:r w:rsidR="004C41FF" w:rsidRPr="000978B5">
        <w:t xml:space="preserve">laboratory spaces </w:t>
      </w:r>
      <w:r w:rsidR="00970D67" w:rsidRPr="000978B5">
        <w:t xml:space="preserve">in schools have stricter </w:t>
      </w:r>
      <w:r w:rsidR="00202D5F" w:rsidRPr="000978B5">
        <w:t xml:space="preserve">light level requirements compared to </w:t>
      </w:r>
      <w:r w:rsidR="004C41FF" w:rsidRPr="000978B5">
        <w:t>classrooms</w:t>
      </w:r>
      <w:r w:rsidR="00E65C15" w:rsidRPr="000978B5">
        <w:t xml:space="preserve"> or restrooms</w:t>
      </w:r>
      <w:r w:rsidR="0096412E" w:rsidRPr="000978B5">
        <w:t>, leaving less room for dimming control</w:t>
      </w:r>
      <w:r w:rsidR="005D12F9" w:rsidRPr="000978B5">
        <w:t xml:space="preserve">. </w:t>
      </w:r>
      <w:commentRangeStart w:id="141"/>
      <w:commentRangeStart w:id="142"/>
      <w:commentRangeStart w:id="143"/>
      <w:r w:rsidR="005D12F9" w:rsidRPr="000978B5">
        <w:t xml:space="preserve">However, in this measure, </w:t>
      </w:r>
      <w:r w:rsidR="00B14F62" w:rsidRPr="000978B5">
        <w:t xml:space="preserve">it is </w:t>
      </w:r>
      <w:r w:rsidR="0036788D" w:rsidRPr="000978B5">
        <w:t>reasonable</w:t>
      </w:r>
      <w:commentRangeStart w:id="144"/>
      <w:r w:rsidR="00B14F62" w:rsidRPr="000978B5">
        <w:t xml:space="preserve"> </w:t>
      </w:r>
      <w:commentRangeEnd w:id="144"/>
      <w:r w:rsidR="00CF1AEE" w:rsidRPr="000978B5">
        <w:rPr>
          <w:rStyle w:val="CommentReference"/>
          <w:sz w:val="24"/>
          <w:szCs w:val="20"/>
        </w:rPr>
        <w:commentReference w:id="144"/>
      </w:r>
      <w:r w:rsidR="00B14F62" w:rsidRPr="000978B5">
        <w:t>to</w:t>
      </w:r>
      <w:r w:rsidR="005D12F9" w:rsidRPr="000978B5">
        <w:t xml:space="preserve"> assume th</w:t>
      </w:r>
      <w:r w:rsidR="005451B8" w:rsidRPr="000978B5">
        <w:t>e control implementation is applicable to all the space</w:t>
      </w:r>
      <w:r w:rsidR="006A639F" w:rsidRPr="000978B5">
        <w:t xml:space="preserve">s in applicable buildings, regardless of space types, to </w:t>
      </w:r>
      <w:r w:rsidR="002A3B4C" w:rsidRPr="000978B5">
        <w:t>ensure</w:t>
      </w:r>
      <w:r w:rsidR="006A639F" w:rsidRPr="000978B5">
        <w:t xml:space="preserve"> the</w:t>
      </w:r>
      <w:r w:rsidR="009C7294" w:rsidRPr="000978B5">
        <w:t xml:space="preserve"> generalizability of the measure</w:t>
      </w:r>
      <w:r w:rsidR="002A3B4C" w:rsidRPr="000978B5">
        <w:t xml:space="preserve"> in the stock level</w:t>
      </w:r>
      <w:r w:rsidR="009C7294" w:rsidRPr="000978B5">
        <w:t>.</w:t>
      </w:r>
      <w:r w:rsidR="002A3B4C" w:rsidRPr="000978B5">
        <w:t xml:space="preserve"> This assumption is based on the </w:t>
      </w:r>
      <w:r w:rsidR="0080277D" w:rsidRPr="000978B5">
        <w:t>approximation</w:t>
      </w:r>
      <w:r w:rsidR="00AF006B" w:rsidRPr="000978B5">
        <w:t xml:space="preserve"> that the </w:t>
      </w:r>
      <w:r w:rsidR="0086769B" w:rsidRPr="000978B5">
        <w:t xml:space="preserve">underestimated </w:t>
      </w:r>
      <w:r w:rsidR="00FE1567" w:rsidRPr="000978B5">
        <w:t>potential impact</w:t>
      </w:r>
      <w:r w:rsidR="00AF006B" w:rsidRPr="000978B5">
        <w:t xml:space="preserve"> of the measure</w:t>
      </w:r>
      <w:r w:rsidR="0074075D" w:rsidRPr="000978B5">
        <w:t xml:space="preserve"> on some spaces </w:t>
      </w:r>
      <w:r w:rsidR="002C1242" w:rsidRPr="000978B5">
        <w:t>(e.g.</w:t>
      </w:r>
      <w:r w:rsidR="00903EEC" w:rsidRPr="000978B5">
        <w:t>,</w:t>
      </w:r>
      <w:r w:rsidR="002C1242" w:rsidRPr="000978B5">
        <w:t xml:space="preserve"> unoccupied rooms) </w:t>
      </w:r>
      <w:r w:rsidR="0074075D" w:rsidRPr="000978B5">
        <w:t xml:space="preserve">would be offset by </w:t>
      </w:r>
      <w:r w:rsidR="00FE1567" w:rsidRPr="000978B5">
        <w:t xml:space="preserve">the </w:t>
      </w:r>
      <w:r w:rsidR="0086769B" w:rsidRPr="000978B5">
        <w:t xml:space="preserve">overestimated </w:t>
      </w:r>
      <w:r w:rsidR="00EB247B" w:rsidRPr="000978B5">
        <w:t>impact on some other spaces</w:t>
      </w:r>
      <w:r w:rsidR="002C1242" w:rsidRPr="000978B5">
        <w:t xml:space="preserve"> </w:t>
      </w:r>
      <w:r w:rsidR="00725A9F" w:rsidRPr="000978B5">
        <w:t>with stricter lighting requirement</w:t>
      </w:r>
      <w:r w:rsidR="00312565" w:rsidRPr="000978B5">
        <w:t xml:space="preserve"> (which </w:t>
      </w:r>
      <w:r w:rsidR="00481F53" w:rsidRPr="000978B5">
        <w:t>correspond</w:t>
      </w:r>
      <w:r w:rsidR="006D6E47" w:rsidRPr="000978B5">
        <w:t xml:space="preserve"> to </w:t>
      </w:r>
      <w:r w:rsidR="00D8319D">
        <w:t xml:space="preserve">an </w:t>
      </w:r>
      <w:r w:rsidR="0008730F" w:rsidRPr="000978B5">
        <w:t>insignificant</w:t>
      </w:r>
      <w:r w:rsidR="00851101" w:rsidRPr="000978B5">
        <w:t xml:space="preserve"> proportion of building area</w:t>
      </w:r>
      <w:r w:rsidR="00D535CB" w:rsidRPr="000978B5">
        <w:t xml:space="preserve"> and loads</w:t>
      </w:r>
      <w:r w:rsidR="00312565" w:rsidRPr="000978B5">
        <w:t>)</w:t>
      </w:r>
      <w:r w:rsidR="00EB247B" w:rsidRPr="000978B5">
        <w:t xml:space="preserve"> in a building</w:t>
      </w:r>
      <w:r w:rsidR="00807BC2" w:rsidRPr="000978B5">
        <w:t xml:space="preserve"> with proper design of</w:t>
      </w:r>
      <w:r w:rsidR="00393CB6" w:rsidRPr="000978B5">
        <w:t xml:space="preserve"> controls in practical applications</w:t>
      </w:r>
      <w:r w:rsidR="00EB247B" w:rsidRPr="000978B5">
        <w:t>.</w:t>
      </w:r>
      <w:r w:rsidR="00FE06C2" w:rsidRPr="000978B5">
        <w:t xml:space="preserve"> </w:t>
      </w:r>
      <w:commentRangeEnd w:id="143"/>
      <w:r w:rsidR="00A95FB9" w:rsidRPr="000978B5">
        <w:rPr>
          <w:rStyle w:val="CommentReference"/>
          <w:sz w:val="24"/>
          <w:szCs w:val="20"/>
        </w:rPr>
        <w:commentReference w:id="143"/>
      </w:r>
      <w:commentRangeEnd w:id="141"/>
      <w:r w:rsidR="005D6BB8" w:rsidRPr="000978B5">
        <w:rPr>
          <w:rStyle w:val="CommentReference"/>
          <w:sz w:val="24"/>
          <w:szCs w:val="20"/>
        </w:rPr>
        <w:commentReference w:id="141"/>
      </w:r>
      <w:commentRangeEnd w:id="142"/>
      <w:r w:rsidRPr="000978B5">
        <w:rPr>
          <w:rStyle w:val="CommentReference"/>
          <w:sz w:val="24"/>
          <w:szCs w:val="20"/>
        </w:rPr>
        <w:commentReference w:id="142"/>
      </w:r>
    </w:p>
    <w:p w14:paraId="7CCAC411" w14:textId="1A824BAF" w:rsidR="00123DDE" w:rsidRPr="000978B5" w:rsidRDefault="00123DDE" w:rsidP="00F860CA">
      <w:pPr>
        <w:pStyle w:val="NRELBodyText"/>
      </w:pPr>
      <w:r w:rsidRPr="000978B5">
        <w:t xml:space="preserve">This measure </w:t>
      </w:r>
      <w:r w:rsidR="000556C2" w:rsidRPr="000978B5">
        <w:t xml:space="preserve">assumes </w:t>
      </w:r>
      <w:r w:rsidR="00462FB7" w:rsidRPr="000978B5">
        <w:t>the applicable</w:t>
      </w:r>
      <w:r w:rsidRPr="000978B5">
        <w:t xml:space="preserve"> buildings </w:t>
      </w:r>
      <w:r w:rsidR="00462FB7" w:rsidRPr="000978B5">
        <w:t xml:space="preserve">are or should </w:t>
      </w:r>
      <w:r w:rsidR="001879EC">
        <w:t xml:space="preserve">be </w:t>
      </w:r>
      <w:r w:rsidR="00462FB7" w:rsidRPr="000978B5">
        <w:t>upgrade</w:t>
      </w:r>
      <w:r w:rsidR="001879EC">
        <w:t>d</w:t>
      </w:r>
      <w:r w:rsidR="00462FB7" w:rsidRPr="000978B5">
        <w:t xml:space="preserve"> to be equipped </w:t>
      </w:r>
      <w:r w:rsidRPr="000978B5">
        <w:t>with</w:t>
      </w:r>
      <w:r w:rsidR="00462FB7" w:rsidRPr="000978B5">
        <w:t xml:space="preserve"> controllable</w:t>
      </w:r>
      <w:r w:rsidR="006A48D2" w:rsidRPr="000978B5">
        <w:t xml:space="preserve"> lighting</w:t>
      </w:r>
      <w:r w:rsidRPr="000978B5">
        <w:t xml:space="preserve"> systems, as </w:t>
      </w:r>
      <w:r w:rsidR="00462FB7" w:rsidRPr="000978B5">
        <w:t>a prerequisite for lighting</w:t>
      </w:r>
      <w:r w:rsidRPr="000978B5">
        <w:t xml:space="preserve"> control</w:t>
      </w:r>
      <w:r w:rsidR="00462FB7" w:rsidRPr="000978B5">
        <w:t xml:space="preserve">, capable </w:t>
      </w:r>
      <w:r w:rsidR="007723A4" w:rsidRPr="000978B5">
        <w:t>of</w:t>
      </w:r>
      <w:r w:rsidR="00462FB7" w:rsidRPr="000978B5">
        <w:t xml:space="preserve"> meet</w:t>
      </w:r>
      <w:r w:rsidR="007723A4" w:rsidRPr="000978B5">
        <w:t>ing</w:t>
      </w:r>
      <w:r w:rsidR="00462FB7" w:rsidRPr="000978B5">
        <w:t xml:space="preserve"> any specific dimming target via dimmable fixtures or proper design of control</w:t>
      </w:r>
      <w:r w:rsidR="0007601C" w:rsidRPr="000978B5">
        <w:t xml:space="preserve"> (e.g., turning off selective fixtures to achieve net dimming target)</w:t>
      </w:r>
      <w:r w:rsidRPr="000978B5">
        <w:t>.</w:t>
      </w:r>
      <w:r w:rsidR="00DF0857" w:rsidRPr="000978B5">
        <w:t xml:space="preserve"> </w:t>
      </w:r>
    </w:p>
    <w:p w14:paraId="2E4D63AF" w14:textId="139E26F5" w:rsidR="00B07A10" w:rsidRPr="000978B5" w:rsidRDefault="005B7C6B" w:rsidP="00331E8C">
      <w:pPr>
        <w:pStyle w:val="NRELBodyText"/>
      </w:pPr>
      <w:r w:rsidRPr="000978B5">
        <w:lastRenderedPageBreak/>
        <w:fldChar w:fldCharType="begin"/>
      </w:r>
      <w:r w:rsidRPr="000978B5">
        <w:instrText xml:space="preserve"> REF _Ref180408774 \h </w:instrText>
      </w:r>
      <w:r w:rsidR="00331E8C" w:rsidRPr="000978B5">
        <w:instrText xml:space="preserve"> \* MERGEFORMAT </w:instrText>
      </w:r>
      <w:r w:rsidRPr="000978B5">
        <w:fldChar w:fldCharType="separate"/>
      </w:r>
      <w:r w:rsidR="007B249A" w:rsidRPr="000978B5">
        <w:t>Figure 3</w:t>
      </w:r>
      <w:r w:rsidRPr="000978B5">
        <w:fldChar w:fldCharType="end"/>
      </w:r>
      <w:r w:rsidR="00061B48" w:rsidRPr="000978B5">
        <w:t xml:space="preserve"> shows the area percentage of large, medium</w:t>
      </w:r>
      <w:r w:rsidR="007B249A">
        <w:t>,</w:t>
      </w:r>
      <w:r w:rsidR="00061B48" w:rsidRPr="000978B5">
        <w:t xml:space="preserve"> and small office buildings, primary and secondary schools, and warehouses among all the commercial building types in ComStock. Overall, 68.00% of the total stock floor areas are applicable for this measure. </w:t>
      </w:r>
      <w:r w:rsidR="003B47FD" w:rsidRPr="000978B5">
        <w:fldChar w:fldCharType="begin"/>
      </w:r>
      <w:r w:rsidR="003B47FD" w:rsidRPr="000978B5">
        <w:instrText xml:space="preserve"> REF _Ref184382457 \h </w:instrText>
      </w:r>
      <w:r w:rsidR="003B47FD" w:rsidRPr="000978B5">
        <w:fldChar w:fldCharType="separate"/>
      </w:r>
      <w:r w:rsidR="007B249A" w:rsidRPr="000978B5">
        <w:t>Figure 4</w:t>
      </w:r>
      <w:r w:rsidR="003B47FD" w:rsidRPr="000978B5">
        <w:fldChar w:fldCharType="end"/>
      </w:r>
      <w:r w:rsidR="00061B48" w:rsidRPr="000978B5">
        <w:t xml:space="preserve"> shows the building count percentage of the corresponding applicability, representing 2,800,013 or 59.29% </w:t>
      </w:r>
      <w:r w:rsidR="009E4226">
        <w:t xml:space="preserve">of </w:t>
      </w:r>
      <w:r w:rsidR="00061B48" w:rsidRPr="000978B5">
        <w:t>applicable buildings out of 4,722,342 buildings in the national stock level, with weighting factors applied. More specifically, 925,888 small offices, 98,309 medium offices, 33,119 large offices, 242,631 primary schools, 296,142 secondary schools</w:t>
      </w:r>
      <w:r w:rsidR="009E4226">
        <w:t>,</w:t>
      </w:r>
      <w:r w:rsidR="00061B48" w:rsidRPr="000978B5">
        <w:t xml:space="preserve"> and 1,203,924 warehouses are applicable.</w:t>
      </w:r>
    </w:p>
    <w:p w14:paraId="4D8C2E2F" w14:textId="77777777" w:rsidR="003B47FD" w:rsidRPr="000978B5" w:rsidRDefault="003B47FD" w:rsidP="00B96D01">
      <w:pPr>
        <w:pStyle w:val="NRELFigureImageCentered"/>
      </w:pPr>
      <w:r w:rsidRPr="000978B5">
        <w:rPr>
          <w:noProof/>
        </w:rPr>
        <w:drawing>
          <wp:inline distT="0" distB="0" distL="0" distR="0" wp14:anchorId="5E424836" wp14:editId="2FD916E9">
            <wp:extent cx="5341619" cy="2697480"/>
            <wp:effectExtent l="0" t="0" r="0" b="7620"/>
            <wp:docPr id="460386365" name="Picture 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6365" name="Picture 3" descr="A picture containing table&#10;&#10;Description automatically generated"/>
                    <pic:cNvPicPr/>
                  </pic:nvPicPr>
                  <pic:blipFill rotWithShape="1">
                    <a:blip r:embed="rId32">
                      <a:extLst>
                        <a:ext uri="{28A0092B-C50C-407E-A947-70E740481C1C}">
                          <a14:useLocalDpi xmlns:a14="http://schemas.microsoft.com/office/drawing/2010/main" val="0"/>
                        </a:ext>
                      </a:extLst>
                    </a:blip>
                    <a:srcRect t="10407" b="9502"/>
                    <a:stretch/>
                  </pic:blipFill>
                  <pic:spPr bwMode="auto">
                    <a:xfrm>
                      <a:off x="0" y="0"/>
                      <a:ext cx="5342083" cy="2697714"/>
                    </a:xfrm>
                    <a:prstGeom prst="rect">
                      <a:avLst/>
                    </a:prstGeom>
                    <a:ln>
                      <a:noFill/>
                    </a:ln>
                    <a:extLst>
                      <a:ext uri="{53640926-AAD7-44D8-BBD7-CCE9431645EC}">
                        <a14:shadowObscured xmlns:a14="http://schemas.microsoft.com/office/drawing/2010/main"/>
                      </a:ext>
                    </a:extLst>
                  </pic:spPr>
                </pic:pic>
              </a:graphicData>
            </a:graphic>
          </wp:inline>
        </w:drawing>
      </w:r>
    </w:p>
    <w:p w14:paraId="15D4AF85" w14:textId="662170B1" w:rsidR="003B47FD" w:rsidRPr="000978B5" w:rsidRDefault="003B47FD" w:rsidP="003B47FD">
      <w:pPr>
        <w:pStyle w:val="NRELFigureCaption"/>
      </w:pPr>
      <w:bookmarkStart w:id="145" w:name="_Ref180408774"/>
      <w:bookmarkStart w:id="146" w:name="_Toc185414802"/>
      <w:bookmarkStart w:id="147" w:name="_Toc187939838"/>
      <w:r w:rsidRPr="000978B5">
        <w:t xml:space="preserve">Figure </w:t>
      </w:r>
      <w:r>
        <w:fldChar w:fldCharType="begin"/>
      </w:r>
      <w:r>
        <w:instrText>SEQ Figure \* ARABIC</w:instrText>
      </w:r>
      <w:r>
        <w:fldChar w:fldCharType="separate"/>
      </w:r>
      <w:r w:rsidR="00225D8A" w:rsidRPr="000978B5">
        <w:t>3</w:t>
      </w:r>
      <w:r>
        <w:fldChar w:fldCharType="end"/>
      </w:r>
      <w:bookmarkEnd w:id="145"/>
      <w:r w:rsidR="00603D12">
        <w:t>.</w:t>
      </w:r>
      <w:r w:rsidRPr="000978B5">
        <w:t xml:space="preserve"> Floor area prevalence of building types and applicability for each building type</w:t>
      </w:r>
      <w:bookmarkEnd w:id="146"/>
      <w:bookmarkEnd w:id="147"/>
    </w:p>
    <w:p w14:paraId="1B5E511E" w14:textId="77777777" w:rsidR="003B47FD" w:rsidRPr="000978B5" w:rsidRDefault="003B47FD" w:rsidP="003B47FD">
      <w:pPr>
        <w:pStyle w:val="NRELBodyText"/>
      </w:pPr>
    </w:p>
    <w:p w14:paraId="0C5AB089" w14:textId="77777777" w:rsidR="003B47FD" w:rsidRPr="000978B5" w:rsidRDefault="003B47FD" w:rsidP="00B96D01">
      <w:pPr>
        <w:pStyle w:val="NRELFigureImageCentered"/>
      </w:pPr>
      <w:r w:rsidRPr="000978B5">
        <w:rPr>
          <w:noProof/>
        </w:rPr>
        <w:drawing>
          <wp:inline distT="0" distB="0" distL="0" distR="0" wp14:anchorId="3650B393" wp14:editId="5105DA74">
            <wp:extent cx="5341620" cy="2667000"/>
            <wp:effectExtent l="0" t="0" r="0" b="0"/>
            <wp:docPr id="1823451389" name="Picture 4"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51389" name="Picture 4" descr="Timeline&#10;&#10;Description automatically generated"/>
                    <pic:cNvPicPr/>
                  </pic:nvPicPr>
                  <pic:blipFill rotWithShape="1">
                    <a:blip r:embed="rId33">
                      <a:extLst>
                        <a:ext uri="{28A0092B-C50C-407E-A947-70E740481C1C}">
                          <a14:useLocalDpi xmlns:a14="http://schemas.microsoft.com/office/drawing/2010/main" val="0"/>
                        </a:ext>
                      </a:extLst>
                    </a:blip>
                    <a:srcRect t="9955" b="10860"/>
                    <a:stretch/>
                  </pic:blipFill>
                  <pic:spPr bwMode="auto">
                    <a:xfrm>
                      <a:off x="0" y="0"/>
                      <a:ext cx="5342083" cy="2667231"/>
                    </a:xfrm>
                    <a:prstGeom prst="rect">
                      <a:avLst/>
                    </a:prstGeom>
                    <a:ln>
                      <a:noFill/>
                    </a:ln>
                    <a:extLst>
                      <a:ext uri="{53640926-AAD7-44D8-BBD7-CCE9431645EC}">
                        <a14:shadowObscured xmlns:a14="http://schemas.microsoft.com/office/drawing/2010/main"/>
                      </a:ext>
                    </a:extLst>
                  </pic:spPr>
                </pic:pic>
              </a:graphicData>
            </a:graphic>
          </wp:inline>
        </w:drawing>
      </w:r>
    </w:p>
    <w:p w14:paraId="0E3339EF" w14:textId="5B4954FC" w:rsidR="003B47FD" w:rsidRPr="000978B5" w:rsidRDefault="003B47FD" w:rsidP="003B47FD">
      <w:pPr>
        <w:pStyle w:val="NRELFigureCaption"/>
      </w:pPr>
      <w:bookmarkStart w:id="148" w:name="_Ref184382457"/>
      <w:bookmarkStart w:id="149" w:name="_Toc185414803"/>
      <w:bookmarkStart w:id="150" w:name="_Toc187939839"/>
      <w:r w:rsidRPr="000978B5">
        <w:t xml:space="preserve">Figure </w:t>
      </w:r>
      <w:r>
        <w:fldChar w:fldCharType="begin"/>
      </w:r>
      <w:r>
        <w:instrText>SEQ Figure \* ARABIC</w:instrText>
      </w:r>
      <w:r>
        <w:fldChar w:fldCharType="separate"/>
      </w:r>
      <w:r w:rsidR="00225D8A" w:rsidRPr="000978B5">
        <w:t>4</w:t>
      </w:r>
      <w:r>
        <w:fldChar w:fldCharType="end"/>
      </w:r>
      <w:bookmarkEnd w:id="148"/>
      <w:r w:rsidR="00603D12">
        <w:t>.</w:t>
      </w:r>
      <w:r w:rsidRPr="000978B5">
        <w:t xml:space="preserve"> Building count prevalence of building types and applicability for each building type</w:t>
      </w:r>
      <w:bookmarkEnd w:id="149"/>
      <w:bookmarkEnd w:id="150"/>
    </w:p>
    <w:p w14:paraId="1A62AB14" w14:textId="77777777" w:rsidR="00B07A10" w:rsidRPr="000978B5" w:rsidRDefault="00B07A10" w:rsidP="00E07C88">
      <w:pPr>
        <w:pStyle w:val="NRELBodyText"/>
      </w:pPr>
    </w:p>
    <w:p w14:paraId="24C64EF2" w14:textId="070138F4" w:rsidR="007748B9" w:rsidRPr="000978B5" w:rsidRDefault="00B07A10" w:rsidP="007748B9">
      <w:pPr>
        <w:pStyle w:val="NRELHead02Numbered"/>
      </w:pPr>
      <w:bookmarkStart w:id="151" w:name="_Toc185837473"/>
      <w:bookmarkStart w:id="152" w:name="_Toc187938241"/>
      <w:r w:rsidRPr="000978B5">
        <w:lastRenderedPageBreak/>
        <w:t xml:space="preserve">Technology </w:t>
      </w:r>
      <w:r w:rsidR="00695B96" w:rsidRPr="000978B5">
        <w:t>Details</w:t>
      </w:r>
      <w:bookmarkEnd w:id="151"/>
      <w:bookmarkEnd w:id="152"/>
    </w:p>
    <w:p w14:paraId="294657DF" w14:textId="26EE4550" w:rsidR="00B07A10" w:rsidRPr="000978B5" w:rsidRDefault="005C5F74" w:rsidP="00C932E2">
      <w:pPr>
        <w:pStyle w:val="NRELHead03Numbered"/>
      </w:pPr>
      <w:bookmarkStart w:id="153" w:name="_Toc185837474"/>
      <w:commentRangeStart w:id="154"/>
      <w:r w:rsidRPr="000978B5">
        <w:t xml:space="preserve">Objective </w:t>
      </w:r>
      <w:r w:rsidR="007F23E5" w:rsidRPr="000978B5">
        <w:t xml:space="preserve">Selection </w:t>
      </w:r>
      <w:r w:rsidRPr="000978B5">
        <w:t>and Input</w:t>
      </w:r>
      <w:r w:rsidR="000556C2" w:rsidRPr="000978B5">
        <w:t xml:space="preserve"> Schedule</w:t>
      </w:r>
      <w:bookmarkEnd w:id="153"/>
      <w:commentRangeEnd w:id="154"/>
      <w:r w:rsidR="00303380" w:rsidRPr="000978B5">
        <w:rPr>
          <w:rStyle w:val="CommentReference"/>
          <w:sz w:val="24"/>
          <w:szCs w:val="28"/>
        </w:rPr>
        <w:commentReference w:id="154"/>
      </w:r>
    </w:p>
    <w:p w14:paraId="642B5F6D" w14:textId="2A096A19" w:rsidR="005C5F74" w:rsidRPr="000978B5" w:rsidRDefault="00DA7F3C" w:rsidP="005C5F74">
      <w:pPr>
        <w:pStyle w:val="NRELBodyText"/>
      </w:pPr>
      <w:r w:rsidRPr="000978B5">
        <w:t>T</w:t>
      </w:r>
      <w:r w:rsidR="00264561" w:rsidRPr="000978B5">
        <w:t xml:space="preserve">he </w:t>
      </w:r>
      <w:r w:rsidR="0024157C" w:rsidRPr="000978B5">
        <w:t xml:space="preserve">emission reduction objective </w:t>
      </w:r>
      <w:commentRangeStart w:id="155"/>
      <w:commentRangeStart w:id="156"/>
      <w:commentRangeStart w:id="157"/>
      <w:r w:rsidR="00A9064E" w:rsidRPr="000978B5">
        <w:t xml:space="preserve">targets the </w:t>
      </w:r>
      <w:r w:rsidRPr="000978B5">
        <w:t xml:space="preserve">predicted </w:t>
      </w:r>
      <w:r w:rsidR="00A9064E" w:rsidRPr="000978B5">
        <w:t xml:space="preserve">emission profile </w:t>
      </w:r>
      <w:commentRangeEnd w:id="157"/>
      <w:r w:rsidR="00143B82" w:rsidRPr="000978B5">
        <w:rPr>
          <w:rStyle w:val="CommentReference"/>
          <w:sz w:val="24"/>
          <w:szCs w:val="20"/>
        </w:rPr>
        <w:commentReference w:id="157"/>
      </w:r>
      <w:commentRangeEnd w:id="155"/>
      <w:r w:rsidR="00CC1291" w:rsidRPr="000978B5">
        <w:rPr>
          <w:rStyle w:val="CommentReference"/>
          <w:sz w:val="24"/>
          <w:szCs w:val="20"/>
        </w:rPr>
        <w:commentReference w:id="155"/>
      </w:r>
      <w:commentRangeEnd w:id="156"/>
      <w:r w:rsidRPr="000978B5">
        <w:rPr>
          <w:rStyle w:val="CommentReference"/>
          <w:sz w:val="24"/>
          <w:szCs w:val="20"/>
        </w:rPr>
        <w:commentReference w:id="156"/>
      </w:r>
      <w:r w:rsidR="00A9064E" w:rsidRPr="000978B5">
        <w:t xml:space="preserve">and sheds electric load to reduce </w:t>
      </w:r>
      <w:r w:rsidR="00D57584" w:rsidRPr="000978B5">
        <w:t>resulting emission</w:t>
      </w:r>
      <w:r w:rsidR="00C35190" w:rsidRPr="000978B5">
        <w:t>s</w:t>
      </w:r>
      <w:r w:rsidR="00D57584" w:rsidRPr="000978B5">
        <w:t xml:space="preserve"> from electric power </w:t>
      </w:r>
      <w:r w:rsidR="00C35190" w:rsidRPr="000978B5">
        <w:t>generation</w:t>
      </w:r>
      <w:r w:rsidR="00D57584" w:rsidRPr="000978B5">
        <w:t>.</w:t>
      </w:r>
      <w:r w:rsidR="00B72DBA" w:rsidRPr="000978B5">
        <w:t xml:space="preserve"> </w:t>
      </w:r>
      <w:r w:rsidR="006B399C" w:rsidRPr="000978B5">
        <w:t xml:space="preserve">With </w:t>
      </w:r>
      <w:r w:rsidR="00054931" w:rsidRPr="000978B5">
        <w:t>the</w:t>
      </w:r>
      <w:r w:rsidR="006B399C" w:rsidRPr="000978B5">
        <w:t xml:space="preserve"> selected objective, by </w:t>
      </w:r>
      <w:r w:rsidR="007F23E5" w:rsidRPr="000978B5">
        <w:t xml:space="preserve">applying the method “Dispatch Schedule Generation” described in </w:t>
      </w:r>
      <w:hyperlink r:id="rId34" w:history="1">
        <w:r w:rsidR="00765283">
          <w:rPr>
            <w:rStyle w:val="Hyperlink"/>
          </w:rPr>
          <w:t>End-Use Savings Shapes Measure</w:t>
        </w:r>
        <w:r w:rsidR="001C388A" w:rsidRPr="000978B5">
          <w:rPr>
            <w:rStyle w:val="Hyperlink"/>
          </w:rPr>
          <w:t xml:space="preserve"> Documentation: Dispatch Schedule Generation for Demand Flexibility Measures</w:t>
        </w:r>
      </w:hyperlink>
      <w:r w:rsidR="007F23E5" w:rsidRPr="000978B5">
        <w:t xml:space="preserve">, a daily </w:t>
      </w:r>
      <w:r w:rsidR="0030177D" w:rsidRPr="000978B5">
        <w:t>emission dispatch</w:t>
      </w:r>
      <w:r w:rsidR="007F23E5" w:rsidRPr="000978B5">
        <w:t xml:space="preserve"> schedule will be generated and used as the input of this measure.</w:t>
      </w:r>
      <w:r w:rsidR="00420DB0" w:rsidRPr="000978B5">
        <w:t xml:space="preserve"> Specifications of parameters</w:t>
      </w:r>
      <w:r w:rsidR="00A12523" w:rsidRPr="000978B5">
        <w:t xml:space="preserve"> for generating the peak schedule</w:t>
      </w:r>
      <w:r w:rsidR="00B92178" w:rsidRPr="000978B5">
        <w:t xml:space="preserve"> are defined in </w:t>
      </w:r>
      <w:r w:rsidR="0030177D" w:rsidRPr="000978B5">
        <w:t>detail</w:t>
      </w:r>
      <w:r w:rsidR="00B92178" w:rsidRPr="000978B5">
        <w:t xml:space="preserve"> in the supplemental documentation.</w:t>
      </w:r>
      <w:r w:rsidR="000F4367" w:rsidRPr="000978B5">
        <w:t xml:space="preserve"> </w:t>
      </w:r>
      <w:r w:rsidR="00A623D5" w:rsidRPr="000978B5">
        <w:t xml:space="preserve">Specifically for </w:t>
      </w:r>
      <w:r w:rsidR="009627F3">
        <w:t xml:space="preserve">the </w:t>
      </w:r>
      <w:r w:rsidR="00A623D5" w:rsidRPr="000978B5">
        <w:t xml:space="preserve">emission reduction objective, the daily dispatch windows are determined corresponding to the maximum aggregated predicted emissions </w:t>
      </w:r>
      <w:r w:rsidR="007F39AD" w:rsidRPr="000978B5">
        <w:t xml:space="preserve">within the </w:t>
      </w:r>
      <w:r w:rsidR="00B10A3A" w:rsidRPr="000978B5">
        <w:t xml:space="preserve">window </w:t>
      </w:r>
      <w:r w:rsidR="00CD6D2D" w:rsidRPr="000978B5">
        <w:t xml:space="preserve">among multiple </w:t>
      </w:r>
      <w:r w:rsidR="00075FAE" w:rsidRPr="000978B5">
        <w:t>candidate windows</w:t>
      </w:r>
      <w:r w:rsidR="00CD6D2D" w:rsidRPr="000978B5">
        <w:t xml:space="preserve"> </w:t>
      </w:r>
      <w:r w:rsidR="003B43FF" w:rsidRPr="000978B5">
        <w:t xml:space="preserve">that </w:t>
      </w:r>
      <w:r w:rsidR="00BA209A" w:rsidRPr="000978B5">
        <w:t>contain</w:t>
      </w:r>
      <w:r w:rsidR="008D26F5" w:rsidRPr="000978B5">
        <w:t xml:space="preserve"> the peak emissions.</w:t>
      </w:r>
      <w:r w:rsidR="00A623D5" w:rsidRPr="000978B5">
        <w:t xml:space="preserve"> </w:t>
      </w:r>
    </w:p>
    <w:p w14:paraId="59414A46" w14:textId="562F3C9D" w:rsidR="005C5F74" w:rsidRPr="000978B5" w:rsidRDefault="005C5F74" w:rsidP="005C5F74">
      <w:pPr>
        <w:pStyle w:val="NRELHead03Numbered"/>
      </w:pPr>
      <w:bookmarkStart w:id="158" w:name="_Toc185837475"/>
      <w:r w:rsidRPr="000978B5">
        <w:t>Lighting Schedule Generation</w:t>
      </w:r>
      <w:bookmarkEnd w:id="158"/>
    </w:p>
    <w:p w14:paraId="2CF8D42F" w14:textId="472BFAB6" w:rsidR="005C5F74" w:rsidRPr="000978B5" w:rsidRDefault="00914FBD" w:rsidP="005C5F74">
      <w:pPr>
        <w:pStyle w:val="NRELBodyText"/>
      </w:pPr>
      <w:r w:rsidRPr="000978B5">
        <w:t xml:space="preserve">This measure clones all the schedules that are used for lighting. The cloned schedules are then adjusted by the specified percentage change during the peak window aligned with the input peak schedule. The adjusted schedules will be assigned to the corresponding lighting equipment to replace the original schedules in the model. The measure is flexible and allows users to adjust the dimming percentage, but for this study, the adjustment is set to be an absolute </w:t>
      </w:r>
      <w:r w:rsidR="00F65236" w:rsidRPr="00F65236">
        <w:t>−</w:t>
      </w:r>
      <w:r w:rsidRPr="000978B5">
        <w:t>30% change corresponding to the fully</w:t>
      </w:r>
      <w:r w:rsidR="00F65236">
        <w:t xml:space="preserve"> </w:t>
      </w:r>
      <w:r w:rsidRPr="000978B5">
        <w:t xml:space="preserve">ON operating scenario of the lights by default according to the ASHRAE GEB </w:t>
      </w:r>
      <w:r w:rsidR="00977C74">
        <w:t>g</w:t>
      </w:r>
      <w:r w:rsidRPr="000978B5">
        <w:t>uide</w:t>
      </w:r>
      <w:r w:rsidR="00485484" w:rsidRPr="000978B5">
        <w:t xml:space="preserve"> </w:t>
      </w:r>
      <w:r w:rsidR="002C3B13" w:rsidRPr="000978B5">
        <w:fldChar w:fldCharType="begin"/>
      </w:r>
      <w:r w:rsidR="00690F39">
        <w:instrText xml:space="preserve"> ADDIN ZOTERO_ITEM CSL_CITATION {"citationID":"XVn4ZHoT","properties":{"formattedCitation":"[33]","plainCitation":"[33]","noteIndex":0},"citationItems":[{"id":107,"uris":["http://zotero.org/groups/5450888/items/HJ29AKYE"],"itemData":{"id":107,"type":"book","ISBN":"978-1-955516-62-4","note":"LCCN: 2023034760","publisher":"ASHRAE","title":"Grid-interactive Buildings for Decarbonization: Design and Operation Resource Guide","URL":"https://books.google.com/books?id=Je0m0AEACAAJ","author":[{"family":"Decarbonization","given":"ASHRAE Task Force for Building"},{"family":"Carbonnier","given":"K."}],"issued":{"date-parts":[["2023"]]}}}],"schema":"https://github.com/citation-style-language/schema/raw/master/csl-citation.json"} </w:instrText>
      </w:r>
      <w:r w:rsidR="002C3B13" w:rsidRPr="000978B5">
        <w:fldChar w:fldCharType="separate"/>
      </w:r>
      <w:r w:rsidR="00690F39" w:rsidRPr="00690F39">
        <w:t>[33]</w:t>
      </w:r>
      <w:r w:rsidR="002C3B13" w:rsidRPr="000978B5">
        <w:fldChar w:fldCharType="end"/>
      </w:r>
      <w:r w:rsidR="005C5F74" w:rsidRPr="000978B5">
        <w:t>.</w:t>
      </w:r>
      <w:r w:rsidR="00B92178" w:rsidRPr="000978B5">
        <w:t xml:space="preserve"> </w:t>
      </w:r>
      <w:r w:rsidR="00421ACA" w:rsidRPr="000978B5">
        <w:t>For example, if at a given time the original lighting level is 80%, the adjusted level will be 50% instead of 56%. A minimum lighting threshold of 5% is set for this “absolute change” option in case the original lighting level is less than the default adjustment value (&lt;30%), when a complete turn-off is not favorable or acceptable for safety considerations (e.g.</w:t>
      </w:r>
      <w:r w:rsidR="003B1640">
        <w:t>,</w:t>
      </w:r>
      <w:r w:rsidR="00421ACA" w:rsidRPr="000978B5">
        <w:t xml:space="preserve"> corridor light). The option “relative change” is also available for</w:t>
      </w:r>
      <w:r w:rsidR="003B1640">
        <w:t xml:space="preserve"> the</w:t>
      </w:r>
      <w:r w:rsidR="00421ACA" w:rsidRPr="000978B5">
        <w:t xml:space="preserve"> user to select, where the dimming percentage adjustment will correspond to the original lighting level</w:t>
      </w:r>
      <w:r w:rsidR="00604AC6">
        <w:t>.</w:t>
      </w:r>
      <w:r w:rsidR="00421ACA" w:rsidRPr="000978B5" w:rsidDel="00604AC6">
        <w:t xml:space="preserve"> </w:t>
      </w:r>
      <w:r w:rsidR="00604AC6">
        <w:t>I</w:t>
      </w:r>
      <w:r w:rsidR="00421ACA" w:rsidRPr="000978B5">
        <w:t>n the same example above, the adjusted lighting level will then be 56% with this option.</w:t>
      </w:r>
    </w:p>
    <w:p w14:paraId="6C6D9DE4" w14:textId="77777777" w:rsidR="00B07A10" w:rsidRPr="000978B5" w:rsidRDefault="00B07A10" w:rsidP="000018E0">
      <w:pPr>
        <w:pStyle w:val="NRELHead02Numbered"/>
      </w:pPr>
      <w:bookmarkStart w:id="159" w:name="_Toc130984480"/>
      <w:bookmarkStart w:id="160" w:name="_Toc185837476"/>
      <w:bookmarkStart w:id="161" w:name="_Toc187938242"/>
      <w:commentRangeStart w:id="162"/>
      <w:r w:rsidRPr="000978B5">
        <w:t>Greenhouse Gas Emissions</w:t>
      </w:r>
      <w:bookmarkEnd w:id="159"/>
      <w:bookmarkEnd w:id="160"/>
      <w:bookmarkEnd w:id="161"/>
      <w:commentRangeEnd w:id="162"/>
      <w:r w:rsidRPr="000978B5">
        <w:rPr>
          <w:rStyle w:val="CommentReference"/>
          <w:sz w:val="28"/>
          <w:szCs w:val="26"/>
        </w:rPr>
        <w:commentReference w:id="162"/>
      </w:r>
    </w:p>
    <w:p w14:paraId="444F3574" w14:textId="1ABC3CF3" w:rsidR="00B07A10" w:rsidRPr="000978B5" w:rsidRDefault="00B07A10" w:rsidP="006629AA">
      <w:pPr>
        <w:pStyle w:val="NRELBodyText"/>
      </w:pPr>
      <w:r w:rsidRPr="000978B5">
        <w:t xml:space="preserve">Three electricity grid scenarios </w:t>
      </w:r>
      <w:r w:rsidRPr="00736632">
        <w:t xml:space="preserve">are presented to compare the emissions of the ComStock baseline and the </w:t>
      </w:r>
      <w:r w:rsidR="00485B89" w:rsidRPr="00736632">
        <w:t>lighting control</w:t>
      </w:r>
      <w:commentRangeStart w:id="163"/>
      <w:r w:rsidRPr="00736632">
        <w:t xml:space="preserve"> scenario</w:t>
      </w:r>
      <w:commentRangeEnd w:id="163"/>
      <w:r w:rsidR="00D106F7" w:rsidRPr="00736632">
        <w:rPr>
          <w:rStyle w:val="CommentReference"/>
          <w:sz w:val="24"/>
          <w:szCs w:val="20"/>
        </w:rPr>
        <w:commentReference w:id="163"/>
      </w:r>
      <w:r w:rsidR="00B14351" w:rsidRPr="00736632">
        <w:t>s</w:t>
      </w:r>
      <w:r w:rsidRPr="00736632">
        <w:t>. More are available in the full public dataset. The choice of grid scenario will impact the grid emissions factors used in the simulation, which determines the corresponding emissions produced per kilowatt-hour. Two scenarios</w:t>
      </w:r>
      <w:bookmarkStart w:id="164" w:name="_Hlk131683761"/>
      <w:r w:rsidRPr="00736632">
        <w:t>—</w:t>
      </w:r>
      <w:bookmarkStart w:id="165" w:name="_Hlk130306877"/>
      <w:r w:rsidRPr="00736632">
        <w:t>Long-Run</w:t>
      </w:r>
      <w:r w:rsidRPr="000978B5">
        <w:t xml:space="preserve"> Marginal Emissions Rate</w:t>
      </w:r>
      <w:bookmarkEnd w:id="164"/>
      <w:r w:rsidRPr="000978B5">
        <w:t xml:space="preserve"> (LRMER)</w:t>
      </w:r>
      <w:bookmarkEnd w:id="165"/>
      <w:r w:rsidRPr="000978B5">
        <w:t xml:space="preserve"> High </w:t>
      </w:r>
      <w:bookmarkStart w:id="166" w:name="_Hlk130306881"/>
      <w:r w:rsidRPr="000978B5">
        <w:t xml:space="preserve">Renewable Energy (RE) </w:t>
      </w:r>
      <w:bookmarkEnd w:id="166"/>
      <w:r w:rsidRPr="000978B5">
        <w:t>Cost 15-Year and LRMER Low RE Cost 15-Year—use the Cambium dataset, and the last uses the eGrid dataset</w:t>
      </w:r>
      <w:r w:rsidR="00AC31EE">
        <w:t xml:space="preserve"> </w:t>
      </w:r>
      <w:r w:rsidR="00795FA1">
        <w:fldChar w:fldCharType="begin"/>
      </w:r>
      <w:r w:rsidR="00AC31EE">
        <w:instrText xml:space="preserve"> ADDIN ZOTERO_ITEM CSL_CITATION {"citationID":"6qaiRC7T","properties":{"formattedCitation":"[34], [35]","plainCitation":"[34], [35]","noteIndex":0},"citationItems":[{"id":145,"uris":["http://zotero.org/groups/5450888/items/HF56XTAP"],"itemData":{"id":145,"type":"webpage","title":"Cambium | Energy Analysis","URL":"https://www.nrel.gov/analysis/cambium.html","author":[{"literal":"NREL"}]}},{"id":146,"uris":["http://zotero.org/groups/5450888/items/VR83KV79"],"itemData":{"id":146,"type":"webpage","title":"Emissions &amp; Generation Resource Integrated Database (eGRID)","URL":"https://www.epa.gov/egrid","author":[{"literal":"US EPA"}]}}],"schema":"https://github.com/citation-style-language/schema/raw/master/csl-citation.json"} </w:instrText>
      </w:r>
      <w:r w:rsidR="00795FA1">
        <w:fldChar w:fldCharType="separate"/>
      </w:r>
      <w:r w:rsidR="00AC31EE" w:rsidRPr="00AC31EE">
        <w:t>[34], [35]</w:t>
      </w:r>
      <w:r w:rsidR="00795FA1">
        <w:fldChar w:fldCharType="end"/>
      </w:r>
      <w:r w:rsidRPr="000978B5">
        <w:t xml:space="preserve">. All three scenarios vary the emissions factors geospatially to reflect the variation in grid resources used to produce electricity across the United States. The Cambium datasets also vary emissions factors seasonally and by time of day. This study does not imply a preference for any particular grid emissions scenario, but other analysis suggests that the choice of grid emissions scenario can impact results </w:t>
      </w:r>
      <w:r w:rsidR="00AC31EE">
        <w:fldChar w:fldCharType="begin"/>
      </w:r>
      <w:r w:rsidR="0033157F">
        <w:instrText xml:space="preserve"> ADDIN ZOTERO_ITEM CSL_CITATION {"citationID":"nl5kK0c5","properties":{"formattedCitation":"[36]","plainCitation":"[36]","noteIndex":0},"citationItems":[{"id":143,"uris":["http://zotero.org/groups/5450888/items/R8PPU8H2"],"itemData":{"id":143,"type":"article-journal","title":"Choosing the Best Carbon Factor for the Job: Exploring Available Carbon Emissions Factors and the Impact of Factor Selection","URL":"https://www.osti.gov/biblio/1891472","author":[{"family":"Present","given":"Elaina"},{"family":"Gagnon","given":"Pieter"},{"family":"Wilson","given":"Eric J. H."},{"family":"Merket","given":"Noel"},{"family":"White","given":"Philip R."},{"family":"Horowitz","given":"Scott"}],"issued":{"date-parts":[["2022",8]]}}}],"schema":"https://github.com/citation-style-language/schema/raw/master/csl-citation.json"} </w:instrText>
      </w:r>
      <w:r w:rsidR="00AC31EE">
        <w:fldChar w:fldCharType="separate"/>
      </w:r>
      <w:r w:rsidR="0033157F" w:rsidRPr="0033157F">
        <w:t>[36]</w:t>
      </w:r>
      <w:r w:rsidR="00AC31EE">
        <w:fldChar w:fldCharType="end"/>
      </w:r>
      <w:r w:rsidRPr="000978B5">
        <w:t xml:space="preserve">. Emissions due to on-site combustion of fossil fuels use the emissions factors shown in </w:t>
      </w:r>
      <w:r w:rsidR="00A349A2">
        <w:fldChar w:fldCharType="begin"/>
      </w:r>
      <w:r w:rsidR="00A349A2">
        <w:instrText xml:space="preserve"> REF _Ref186551114 \h </w:instrText>
      </w:r>
      <w:r w:rsidR="00A349A2">
        <w:fldChar w:fldCharType="separate"/>
      </w:r>
      <w:r w:rsidR="00A349A2" w:rsidRPr="000978B5">
        <w:t xml:space="preserve">Table </w:t>
      </w:r>
      <w:r w:rsidR="00A349A2">
        <w:rPr>
          <w:noProof/>
        </w:rPr>
        <w:t>3</w:t>
      </w:r>
      <w:r w:rsidR="00A349A2">
        <w:fldChar w:fldCharType="end"/>
      </w:r>
      <w:r w:rsidRPr="000978B5">
        <w:fldChar w:fldCharType="begin"/>
      </w:r>
      <w:r w:rsidRPr="000978B5">
        <w:instrText xml:space="preserve"> REF _Ref131679990 \h </w:instrText>
      </w:r>
      <w:r w:rsidRPr="000978B5">
        <w:fldChar w:fldCharType="end"/>
      </w:r>
      <w:r w:rsidRPr="000978B5">
        <w:t xml:space="preserve">, which are from Table 7.1.2(1) of draft </w:t>
      </w:r>
      <w:bookmarkStart w:id="167" w:name="_Hlk130307030"/>
      <w:r w:rsidRPr="000978B5">
        <w:t>American National Standards Institute</w:t>
      </w:r>
      <w:bookmarkEnd w:id="167"/>
      <w:r w:rsidRPr="000978B5">
        <w:t>/Residential Energy Services Network/</w:t>
      </w:r>
      <w:bookmarkStart w:id="168" w:name="_Hlk130307118"/>
      <w:r w:rsidRPr="000978B5">
        <w:t xml:space="preserve">International Code Council </w:t>
      </w:r>
      <w:bookmarkEnd w:id="168"/>
      <w:r w:rsidRPr="000978B5">
        <w:t xml:space="preserve">301 </w:t>
      </w:r>
      <w:r w:rsidR="0033157F">
        <w:fldChar w:fldCharType="begin"/>
      </w:r>
      <w:r w:rsidR="0063532A">
        <w:instrText xml:space="preserve"> ADDIN ZOTERO_ITEM CSL_CITATION {"citationID":"Yo5Ym3Jl","properties":{"formattedCitation":"[37]","plainCitation":"[37]","noteIndex":0},"citationItems":[{"id":142,"uris":["http://zotero.org/groups/5450888/items/CV4M9DJQ"],"itemData":{"id":142,"type":"article-journal","container-title":"Oceanside, CA","title":"ANSI/RESNET/ICC 301-2022-Standard for the Calculation and Labeling of the Energy Performance of Dwelling and Sleeping Units using an Energy Rating Index","author":[{"family":"Vijayakumar","given":"G"},{"literal":"others"}],"issued":{"date-parts":[["2022"]]}}}],"schema":"https://github.com/citation-style-language/schema/raw/master/csl-citation.json"} </w:instrText>
      </w:r>
      <w:r w:rsidR="0033157F">
        <w:fldChar w:fldCharType="separate"/>
      </w:r>
      <w:r w:rsidR="0063532A" w:rsidRPr="0063532A">
        <w:t>[37]</w:t>
      </w:r>
      <w:r w:rsidR="0033157F">
        <w:fldChar w:fldCharType="end"/>
      </w:r>
      <w:r w:rsidRPr="000978B5">
        <w:t>. To compare total emissions due to both on-site fossil fuel consumption and grid electricity generation, the emissions from a single electricity grid scenario should be combined with all three on-site fossil fuel emissions.</w:t>
      </w:r>
    </w:p>
    <w:p w14:paraId="2DC28646" w14:textId="31D921D4" w:rsidR="00B07A10" w:rsidRPr="000978B5" w:rsidRDefault="00603D12" w:rsidP="000018E0">
      <w:pPr>
        <w:pStyle w:val="NRELTableCaption"/>
      </w:pPr>
      <w:bookmarkStart w:id="169" w:name="_Ref186551114"/>
      <w:bookmarkStart w:id="170" w:name="_Toc187939859"/>
      <w:r w:rsidRPr="000978B5">
        <w:lastRenderedPageBreak/>
        <w:t xml:space="preserve">Table </w:t>
      </w:r>
      <w:r w:rsidRPr="000978B5">
        <w:fldChar w:fldCharType="begin"/>
      </w:r>
      <w:r w:rsidRPr="000978B5">
        <w:instrText>SEQ Table \* ARABIC</w:instrText>
      </w:r>
      <w:r w:rsidRPr="000978B5">
        <w:fldChar w:fldCharType="separate"/>
      </w:r>
      <w:r>
        <w:rPr>
          <w:noProof/>
        </w:rPr>
        <w:t>3</w:t>
      </w:r>
      <w:r w:rsidRPr="000978B5">
        <w:fldChar w:fldCharType="end"/>
      </w:r>
      <w:bookmarkStart w:id="171" w:name="_Toc130979477"/>
      <w:bookmarkEnd w:id="169"/>
      <w:r w:rsidR="00B07A10" w:rsidRPr="000978B5">
        <w:t xml:space="preserve">. </w:t>
      </w:r>
      <w:r w:rsidR="00B07A10" w:rsidRPr="000978B5">
        <w:rPr>
          <w:rStyle w:val="normaltextrun"/>
        </w:rPr>
        <w:t>On-Site Fossil Fuel Emissions Factors</w:t>
      </w:r>
      <w:bookmarkEnd w:id="170"/>
      <w:bookmarkEnd w:id="171"/>
      <w:r w:rsidR="00B07A10" w:rsidRPr="000978B5">
        <w:rPr>
          <w:rStyle w:val="eop"/>
        </w:rPr>
        <w:t> </w:t>
      </w:r>
    </w:p>
    <w:tbl>
      <w:tblPr>
        <w:tblW w:w="5040" w:type="dxa"/>
        <w:jc w:val="center"/>
        <w:tblBorders>
          <w:top w:val="single" w:sz="4" w:space="0" w:color="auto"/>
          <w:bottom w:val="single" w:sz="4" w:space="0" w:color="auto"/>
        </w:tblBorders>
        <w:tblCellMar>
          <w:left w:w="72" w:type="dxa"/>
          <w:right w:w="0" w:type="dxa"/>
        </w:tblCellMar>
        <w:tblLook w:val="04A0" w:firstRow="1" w:lastRow="0" w:firstColumn="1" w:lastColumn="0" w:noHBand="0" w:noVBand="1"/>
      </w:tblPr>
      <w:tblGrid>
        <w:gridCol w:w="1890"/>
        <w:gridCol w:w="3150"/>
      </w:tblGrid>
      <w:tr w:rsidR="000A77B7" w:rsidRPr="000978B5" w14:paraId="29DACFDD" w14:textId="77777777" w:rsidTr="0063532A">
        <w:trPr>
          <w:trHeight w:val="285"/>
          <w:jc w:val="center"/>
        </w:trPr>
        <w:tc>
          <w:tcPr>
            <w:tcW w:w="1890" w:type="dxa"/>
            <w:tcBorders>
              <w:top w:val="single" w:sz="4" w:space="0" w:color="auto"/>
              <w:bottom w:val="single" w:sz="4" w:space="0" w:color="auto"/>
            </w:tcBorders>
          </w:tcPr>
          <w:p w14:paraId="78BF7C32" w14:textId="7F7B772E" w:rsidR="000A77B7" w:rsidRPr="0063532A" w:rsidRDefault="000A77B7">
            <w:pPr>
              <w:pStyle w:val="NRELTableContent"/>
              <w:rPr>
                <w:rStyle w:val="normaltextrun"/>
                <w:b/>
                <w:color w:val="auto"/>
              </w:rPr>
            </w:pPr>
            <w:r w:rsidRPr="00EB687F">
              <w:rPr>
                <w:rStyle w:val="normaltextrun"/>
                <w:b/>
                <w:color w:val="auto"/>
              </w:rPr>
              <w:t>F</w:t>
            </w:r>
            <w:r w:rsidRPr="00EB687F">
              <w:rPr>
                <w:rStyle w:val="normaltextrun"/>
                <w:b/>
              </w:rPr>
              <w:t>uel</w:t>
            </w:r>
          </w:p>
        </w:tc>
        <w:tc>
          <w:tcPr>
            <w:tcW w:w="3150" w:type="dxa"/>
            <w:tcBorders>
              <w:top w:val="single" w:sz="4" w:space="0" w:color="auto"/>
              <w:bottom w:val="single" w:sz="4" w:space="0" w:color="auto"/>
            </w:tcBorders>
          </w:tcPr>
          <w:p w14:paraId="650C7469" w14:textId="332B2389" w:rsidR="000A77B7" w:rsidRPr="0063532A" w:rsidRDefault="000A77B7">
            <w:pPr>
              <w:pStyle w:val="NRELTableContent"/>
              <w:rPr>
                <w:rStyle w:val="normaltextrun"/>
                <w:b/>
                <w:color w:val="auto"/>
              </w:rPr>
            </w:pPr>
            <w:r w:rsidRPr="0063532A">
              <w:rPr>
                <w:rStyle w:val="normaltextrun"/>
                <w:b/>
                <w:color w:val="auto"/>
              </w:rPr>
              <w:t>E</w:t>
            </w:r>
            <w:r w:rsidRPr="0063532A">
              <w:rPr>
                <w:rStyle w:val="normaltextrun"/>
                <w:b/>
              </w:rPr>
              <w:t>missions Factor</w:t>
            </w:r>
          </w:p>
        </w:tc>
      </w:tr>
      <w:tr w:rsidR="00B07A10" w:rsidRPr="000978B5" w14:paraId="0C759DA6" w14:textId="77777777" w:rsidTr="0063532A">
        <w:trPr>
          <w:trHeight w:val="285"/>
          <w:jc w:val="center"/>
        </w:trPr>
        <w:tc>
          <w:tcPr>
            <w:tcW w:w="1890" w:type="dxa"/>
            <w:tcBorders>
              <w:top w:val="single" w:sz="4" w:space="0" w:color="auto"/>
            </w:tcBorders>
            <w:shd w:val="clear" w:color="auto" w:fill="D3DFEE"/>
            <w:hideMark/>
          </w:tcPr>
          <w:p w14:paraId="1AA5EAD2" w14:textId="77777777" w:rsidR="00B07A10" w:rsidRPr="0063532A" w:rsidRDefault="00B07A10">
            <w:pPr>
              <w:pStyle w:val="NRELTableContent"/>
              <w:rPr>
                <w:color w:val="auto"/>
              </w:rPr>
            </w:pPr>
            <w:r w:rsidRPr="0063532A">
              <w:rPr>
                <w:rStyle w:val="normaltextrun"/>
                <w:color w:val="auto"/>
              </w:rPr>
              <w:t>Natural gas</w:t>
            </w:r>
            <w:r w:rsidRPr="0063532A">
              <w:rPr>
                <w:rStyle w:val="eop"/>
                <w:color w:val="auto"/>
              </w:rPr>
              <w:t> </w:t>
            </w:r>
          </w:p>
        </w:tc>
        <w:tc>
          <w:tcPr>
            <w:tcW w:w="3150" w:type="dxa"/>
            <w:tcBorders>
              <w:top w:val="single" w:sz="4" w:space="0" w:color="auto"/>
            </w:tcBorders>
            <w:shd w:val="clear" w:color="auto" w:fill="D3DFEE"/>
            <w:hideMark/>
          </w:tcPr>
          <w:p w14:paraId="6A2E4763" w14:textId="77777777" w:rsidR="00B07A10" w:rsidRPr="0063532A" w:rsidRDefault="00B07A10">
            <w:pPr>
              <w:pStyle w:val="NRELTableContent"/>
              <w:rPr>
                <w:color w:val="auto"/>
              </w:rPr>
            </w:pPr>
            <w:r w:rsidRPr="0063532A">
              <w:rPr>
                <w:rStyle w:val="normaltextrun"/>
                <w:color w:val="auto"/>
              </w:rPr>
              <w:t xml:space="preserve">147.3 </w:t>
            </w:r>
            <w:r w:rsidRPr="0063532A">
              <w:rPr>
                <w:rStyle w:val="spellingerror"/>
                <w:color w:val="auto"/>
              </w:rPr>
              <w:t>lb</w:t>
            </w:r>
            <w:r w:rsidRPr="0063532A">
              <w:rPr>
                <w:rStyle w:val="normaltextrun"/>
                <w:color w:val="auto"/>
              </w:rPr>
              <w:t>/</w:t>
            </w:r>
            <w:r w:rsidRPr="0063532A">
              <w:rPr>
                <w:rStyle w:val="spellingerror"/>
                <w:color w:val="auto"/>
              </w:rPr>
              <w:t>MMBtu</w:t>
            </w:r>
            <w:r w:rsidRPr="0063532A">
              <w:rPr>
                <w:rStyle w:val="normaltextrun"/>
                <w:color w:val="auto"/>
              </w:rPr>
              <w:t xml:space="preserve"> (228.0 kg/MWh)</w:t>
            </w:r>
            <w:r w:rsidRPr="0063532A">
              <w:rPr>
                <w:rStyle w:val="normaltextrun"/>
                <w:color w:val="auto"/>
                <w:vertAlign w:val="superscript"/>
              </w:rPr>
              <w:t>a</w:t>
            </w:r>
            <w:r w:rsidRPr="0063532A">
              <w:rPr>
                <w:rStyle w:val="eop"/>
                <w:color w:val="auto"/>
              </w:rPr>
              <w:t> </w:t>
            </w:r>
          </w:p>
        </w:tc>
      </w:tr>
      <w:tr w:rsidR="00B07A10" w:rsidRPr="000978B5" w14:paraId="39D13FE9" w14:textId="77777777" w:rsidTr="0063532A">
        <w:trPr>
          <w:trHeight w:val="285"/>
          <w:jc w:val="center"/>
        </w:trPr>
        <w:tc>
          <w:tcPr>
            <w:tcW w:w="1890" w:type="dxa"/>
            <w:hideMark/>
          </w:tcPr>
          <w:p w14:paraId="172DA660" w14:textId="77777777" w:rsidR="00B07A10" w:rsidRPr="0063532A" w:rsidRDefault="00B07A10">
            <w:pPr>
              <w:pStyle w:val="NRELTableContent"/>
              <w:rPr>
                <w:color w:val="auto"/>
              </w:rPr>
            </w:pPr>
            <w:r w:rsidRPr="0063532A">
              <w:rPr>
                <w:rStyle w:val="normaltextrun"/>
                <w:color w:val="auto"/>
              </w:rPr>
              <w:t>Propane</w:t>
            </w:r>
            <w:r w:rsidRPr="0063532A">
              <w:rPr>
                <w:rStyle w:val="eop"/>
                <w:color w:val="auto"/>
              </w:rPr>
              <w:t> </w:t>
            </w:r>
          </w:p>
        </w:tc>
        <w:tc>
          <w:tcPr>
            <w:tcW w:w="3150" w:type="dxa"/>
            <w:hideMark/>
          </w:tcPr>
          <w:p w14:paraId="4D5465C6" w14:textId="77777777" w:rsidR="00B07A10" w:rsidRPr="0063532A" w:rsidRDefault="00B07A10">
            <w:pPr>
              <w:pStyle w:val="NRELTableContent"/>
              <w:rPr>
                <w:color w:val="auto"/>
              </w:rPr>
            </w:pPr>
            <w:r w:rsidRPr="0063532A">
              <w:rPr>
                <w:rStyle w:val="normaltextrun"/>
                <w:color w:val="auto"/>
              </w:rPr>
              <w:t xml:space="preserve">177.8 </w:t>
            </w:r>
            <w:r w:rsidRPr="0063532A">
              <w:rPr>
                <w:rStyle w:val="spellingerror"/>
                <w:color w:val="auto"/>
              </w:rPr>
              <w:t>lb</w:t>
            </w:r>
            <w:r w:rsidRPr="0063532A">
              <w:rPr>
                <w:rStyle w:val="normaltextrun"/>
                <w:color w:val="auto"/>
              </w:rPr>
              <w:t>/</w:t>
            </w:r>
            <w:r w:rsidRPr="0063532A">
              <w:rPr>
                <w:rStyle w:val="spellingerror"/>
                <w:color w:val="auto"/>
              </w:rPr>
              <w:t>MMBtu</w:t>
            </w:r>
            <w:r w:rsidRPr="0063532A">
              <w:rPr>
                <w:rStyle w:val="normaltextrun"/>
                <w:color w:val="auto"/>
              </w:rPr>
              <w:t xml:space="preserve"> (182.3 kg/MWh)</w:t>
            </w:r>
            <w:r w:rsidRPr="0063532A">
              <w:rPr>
                <w:rStyle w:val="eop"/>
                <w:color w:val="auto"/>
              </w:rPr>
              <w:t> </w:t>
            </w:r>
          </w:p>
        </w:tc>
      </w:tr>
      <w:tr w:rsidR="00B07A10" w:rsidRPr="000978B5" w14:paraId="5CCA6E2F" w14:textId="77777777" w:rsidTr="0063532A">
        <w:trPr>
          <w:trHeight w:val="285"/>
          <w:jc w:val="center"/>
        </w:trPr>
        <w:tc>
          <w:tcPr>
            <w:tcW w:w="1890" w:type="dxa"/>
            <w:tcBorders>
              <w:bottom w:val="single" w:sz="4" w:space="0" w:color="auto"/>
            </w:tcBorders>
            <w:shd w:val="clear" w:color="auto" w:fill="D3DFEE"/>
            <w:hideMark/>
          </w:tcPr>
          <w:p w14:paraId="2B8DA576" w14:textId="77777777" w:rsidR="00B07A10" w:rsidRPr="0063532A" w:rsidRDefault="00B07A10">
            <w:pPr>
              <w:pStyle w:val="NRELTableContent"/>
              <w:rPr>
                <w:color w:val="auto"/>
              </w:rPr>
            </w:pPr>
            <w:r w:rsidRPr="0063532A">
              <w:rPr>
                <w:rStyle w:val="normaltextrun"/>
                <w:color w:val="auto"/>
              </w:rPr>
              <w:t>Fuel oil</w:t>
            </w:r>
            <w:r w:rsidRPr="0063532A">
              <w:rPr>
                <w:rStyle w:val="eop"/>
                <w:color w:val="auto"/>
              </w:rPr>
              <w:t> </w:t>
            </w:r>
          </w:p>
        </w:tc>
        <w:tc>
          <w:tcPr>
            <w:tcW w:w="3150" w:type="dxa"/>
            <w:tcBorders>
              <w:bottom w:val="single" w:sz="4" w:space="0" w:color="auto"/>
            </w:tcBorders>
            <w:shd w:val="clear" w:color="auto" w:fill="D3DFEE"/>
            <w:hideMark/>
          </w:tcPr>
          <w:p w14:paraId="74117535" w14:textId="77777777" w:rsidR="00B07A10" w:rsidRPr="0063532A" w:rsidRDefault="00B07A10">
            <w:pPr>
              <w:pStyle w:val="NRELTableContent"/>
              <w:rPr>
                <w:color w:val="auto"/>
              </w:rPr>
            </w:pPr>
            <w:r w:rsidRPr="0063532A">
              <w:rPr>
                <w:rStyle w:val="normaltextrun"/>
                <w:color w:val="auto"/>
              </w:rPr>
              <w:t xml:space="preserve">195.9 </w:t>
            </w:r>
            <w:r w:rsidRPr="0063532A">
              <w:rPr>
                <w:rStyle w:val="spellingerror"/>
                <w:color w:val="auto"/>
              </w:rPr>
              <w:t>lb</w:t>
            </w:r>
            <w:r w:rsidRPr="0063532A">
              <w:rPr>
                <w:rStyle w:val="normaltextrun"/>
                <w:color w:val="auto"/>
              </w:rPr>
              <w:t>/</w:t>
            </w:r>
            <w:r w:rsidRPr="0063532A">
              <w:rPr>
                <w:rStyle w:val="spellingerror"/>
                <w:color w:val="auto"/>
              </w:rPr>
              <w:t>MMBtu</w:t>
            </w:r>
            <w:r w:rsidRPr="0063532A">
              <w:rPr>
                <w:rStyle w:val="normaltextrun"/>
                <w:color w:val="auto"/>
              </w:rPr>
              <w:t xml:space="preserve"> (303.2 kg/MWh)</w:t>
            </w:r>
            <w:r w:rsidRPr="0063532A">
              <w:rPr>
                <w:rStyle w:val="eop"/>
                <w:color w:val="auto"/>
              </w:rPr>
              <w:t> </w:t>
            </w:r>
          </w:p>
        </w:tc>
      </w:tr>
      <w:tr w:rsidR="00B07A10" w:rsidRPr="00736632" w14:paraId="47EBF7B6" w14:textId="77777777" w:rsidTr="0063532A">
        <w:trPr>
          <w:trHeight w:val="285"/>
          <w:jc w:val="center"/>
        </w:trPr>
        <w:tc>
          <w:tcPr>
            <w:tcW w:w="5040" w:type="dxa"/>
            <w:gridSpan w:val="2"/>
            <w:tcBorders>
              <w:top w:val="single" w:sz="4" w:space="0" w:color="auto"/>
              <w:bottom w:val="nil"/>
            </w:tcBorders>
          </w:tcPr>
          <w:p w14:paraId="5CF1EBB2" w14:textId="6A7EBEB1" w:rsidR="00B07A10" w:rsidRPr="00736632" w:rsidRDefault="00B07A10">
            <w:pPr>
              <w:pStyle w:val="NRELTableContent"/>
              <w:rPr>
                <w:rStyle w:val="normaltextrun"/>
                <w:sz w:val="16"/>
                <w:szCs w:val="18"/>
              </w:rPr>
            </w:pPr>
            <w:r w:rsidRPr="00736632">
              <w:rPr>
                <w:rStyle w:val="normaltextrun"/>
                <w:color w:val="auto"/>
                <w:sz w:val="16"/>
                <w:szCs w:val="18"/>
                <w:vertAlign w:val="superscript"/>
              </w:rPr>
              <w:t>a</w:t>
            </w:r>
            <w:r w:rsidRPr="00736632" w:rsidDel="00062BE8">
              <w:rPr>
                <w:rStyle w:val="normaltextrun"/>
                <w:color w:val="auto"/>
                <w:sz w:val="16"/>
                <w:szCs w:val="18"/>
              </w:rPr>
              <w:t xml:space="preserve"> </w:t>
            </w:r>
            <w:r w:rsidRPr="00736632">
              <w:rPr>
                <w:rStyle w:val="normaltextrun"/>
                <w:sz w:val="16"/>
                <w:szCs w:val="18"/>
              </w:rPr>
              <w:t>MMBtu = million British thermal units</w:t>
            </w:r>
          </w:p>
        </w:tc>
      </w:tr>
    </w:tbl>
    <w:p w14:paraId="428AD81C" w14:textId="77777777" w:rsidR="00B07A10" w:rsidRPr="00736632" w:rsidRDefault="00B07A10" w:rsidP="00902165">
      <w:pPr>
        <w:pStyle w:val="NRELHead02Numbered"/>
      </w:pPr>
      <w:bookmarkStart w:id="172" w:name="_Toc185837477"/>
      <w:bookmarkStart w:id="173" w:name="_Toc187938243"/>
      <w:commentRangeStart w:id="174"/>
      <w:r w:rsidRPr="00736632">
        <w:t>Utility Bills</w:t>
      </w:r>
      <w:bookmarkEnd w:id="172"/>
      <w:bookmarkEnd w:id="173"/>
      <w:commentRangeEnd w:id="174"/>
      <w:r w:rsidR="00C36ECC" w:rsidRPr="00736632">
        <w:rPr>
          <w:rStyle w:val="CommentReference"/>
          <w:sz w:val="28"/>
          <w:szCs w:val="26"/>
        </w:rPr>
        <w:commentReference w:id="174"/>
      </w:r>
    </w:p>
    <w:p w14:paraId="63917F97" w14:textId="06E1951D" w:rsidR="00B07A10" w:rsidRPr="00736632" w:rsidRDefault="00B07A10" w:rsidP="005F4920">
      <w:pPr>
        <w:pStyle w:val="NRELBodyText"/>
      </w:pPr>
      <w:r w:rsidRPr="00736632">
        <w:t>ComStock provides utility bill estimates for several fuel types in buildings: electricity, natural gas, propane, and fuel oil. The current implementation represents utility bills circa 2022, which is the most current year of utility data available from the</w:t>
      </w:r>
      <w:r w:rsidR="00963A59" w:rsidRPr="00736632">
        <w:t xml:space="preserve"> U.S. Energy Information Administration</w:t>
      </w:r>
      <w:r w:rsidRPr="00736632">
        <w:t xml:space="preserve"> </w:t>
      </w:r>
      <w:r w:rsidR="00963A59" w:rsidRPr="00736632">
        <w:t>(</w:t>
      </w:r>
      <w:r w:rsidRPr="00736632">
        <w:t>EIA</w:t>
      </w:r>
      <w:r w:rsidR="00963A59" w:rsidRPr="00736632">
        <w:t>)</w:t>
      </w:r>
      <w:r w:rsidRPr="00736632">
        <w:t xml:space="preserve">. </w:t>
      </w:r>
      <w:r w:rsidR="00CA4354" w:rsidRPr="00736632">
        <w:t xml:space="preserve">This section </w:t>
      </w:r>
      <w:r w:rsidR="0092034E" w:rsidRPr="00736632">
        <w:t>provides a high-level overview of</w:t>
      </w:r>
      <w:r w:rsidR="00CA4354" w:rsidRPr="00736632">
        <w:t xml:space="preserve"> the methodology behind utility bills in ComStock</w:t>
      </w:r>
      <w:r w:rsidR="0001797E" w:rsidRPr="00736632">
        <w:t xml:space="preserve">, but more detailed information </w:t>
      </w:r>
      <w:r w:rsidR="0092034E" w:rsidRPr="00736632">
        <w:t xml:space="preserve">is available </w:t>
      </w:r>
      <w:r w:rsidR="0001797E" w:rsidRPr="00736632">
        <w:t xml:space="preserve">in the </w:t>
      </w:r>
      <w:r w:rsidR="0001797E" w:rsidRPr="00736632">
        <w:rPr>
          <w:i/>
          <w:iCs/>
        </w:rPr>
        <w:t>ComStock Reference Documentation</w:t>
      </w:r>
      <w:r w:rsidR="0001797E" w:rsidRPr="00736632">
        <w:t xml:space="preserve"> </w:t>
      </w:r>
      <w:r w:rsidR="00CE11D7" w:rsidRPr="00736632">
        <w:fldChar w:fldCharType="begin"/>
      </w:r>
      <w:r w:rsidR="00CE11D7" w:rsidRPr="00736632">
        <w:instrText xml:space="preserve"> ADDIN ZOTERO_ITEM CSL_CITATION {"citationID":"zI0EOCYn","properties":{"formattedCitation":"[30]","plainCitation":"[30]","noteIndex":0},"citationItems":[{"id":157,"uris":["http://zotero.org/groups/5450888/items/9BAHIIYG"],"itemData":{"id":157,"type":"report","note":"DOI: 10.2172/1967948","number":"NREL/TP--5500-83819, 1967948, MainId:84592","page":"NREL/TP--5500-83819, 1967948, MainId:84592","source":"DOI.org (Crossref)","title":"ComStock Reference Documentation (V.1)","URL":"https://www.osti.gov/servlets/purl/1967948/","author":[{"family":"Parker","given":"Andrew"},{"family":"Horsey","given":"Henry"},{"family":"Dahlhausen","given":"Matthew"},{"family":"Praprost","given":"Marlena"},{"family":"CaraDonna","given":"Christopher"},{"family":"LeBar","given":"Amy"},{"family":"Klun","given":"Lauren"}],"accessed":{"date-parts":[["2024",3,17]]},"issued":{"date-parts":[["2023",3,1]]}}}],"schema":"https://github.com/citation-style-language/schema/raw/master/csl-citation.json"} </w:instrText>
      </w:r>
      <w:r w:rsidR="00CE11D7" w:rsidRPr="00736632">
        <w:fldChar w:fldCharType="separate"/>
      </w:r>
      <w:r w:rsidR="00CE11D7" w:rsidRPr="00736632">
        <w:t>[30]</w:t>
      </w:r>
      <w:r w:rsidR="00CE11D7" w:rsidRPr="00736632">
        <w:fldChar w:fldCharType="end"/>
      </w:r>
      <w:r w:rsidR="0001797E" w:rsidRPr="00736632">
        <w:t xml:space="preserve">. </w:t>
      </w:r>
      <w:r w:rsidRPr="00736632">
        <w:t xml:space="preserve">Summary statistics from this implementation are </w:t>
      </w:r>
      <w:r w:rsidR="00F62C9E" w:rsidRPr="00736632">
        <w:t>shown</w:t>
      </w:r>
      <w:r w:rsidRPr="00736632">
        <w:t xml:space="preserve"> in </w:t>
      </w:r>
      <w:r w:rsidR="0067040F" w:rsidRPr="00736632">
        <w:fldChar w:fldCharType="begin"/>
      </w:r>
      <w:r w:rsidR="0067040F" w:rsidRPr="00736632">
        <w:instrText xml:space="preserve"> REF _Ref186551375 \h </w:instrText>
      </w:r>
      <w:r w:rsidR="00736632">
        <w:instrText xml:space="preserve"> \* MERGEFORMAT </w:instrText>
      </w:r>
      <w:r w:rsidR="0067040F" w:rsidRPr="00736632">
        <w:fldChar w:fldCharType="separate"/>
      </w:r>
      <w:r w:rsidR="0067040F" w:rsidRPr="00736632">
        <w:t>Table 4</w:t>
      </w:r>
      <w:r w:rsidR="0067040F" w:rsidRPr="00736632">
        <w:fldChar w:fldCharType="end"/>
      </w:r>
      <w:r w:rsidRPr="00736632">
        <w:t xml:space="preserve">. </w:t>
      </w:r>
      <w:r w:rsidR="001B7705" w:rsidRPr="00736632">
        <w:t xml:space="preserve">Note that </w:t>
      </w:r>
      <w:r w:rsidRPr="00736632">
        <w:t>ComStock does not currently estimate utility bills for district heating and cooling.</w:t>
      </w:r>
    </w:p>
    <w:p w14:paraId="5FD8A064" w14:textId="16218802" w:rsidR="00B07A10" w:rsidRPr="00736632" w:rsidRDefault="00B07A10" w:rsidP="005F4920">
      <w:pPr>
        <w:pStyle w:val="NRELTableCaption"/>
      </w:pPr>
      <w:bookmarkStart w:id="176" w:name="_Ref186551375"/>
      <w:bookmarkStart w:id="177" w:name="_Toc187939860"/>
      <w:r w:rsidRPr="00736632" w:rsidDel="00603D12">
        <w:t>Table</w:t>
      </w:r>
      <w:bookmarkEnd w:id="176"/>
      <w:r w:rsidRPr="00736632" w:rsidDel="00603D12">
        <w:t xml:space="preserve"> </w:t>
      </w:r>
      <w:r>
        <w:fldChar w:fldCharType="begin"/>
      </w:r>
      <w:r>
        <w:instrText>SEQ Table \* ARABIC</w:instrText>
      </w:r>
      <w:r>
        <w:fldChar w:fldCharType="separate"/>
      </w:r>
      <w:r w:rsidR="00603D12" w:rsidRPr="00736632">
        <w:rPr>
          <w:noProof/>
        </w:rPr>
        <w:t>4</w:t>
      </w:r>
      <w:r>
        <w:fldChar w:fldCharType="end"/>
      </w:r>
      <w:r w:rsidR="00603D12" w:rsidRPr="00736632">
        <w:t>.</w:t>
      </w:r>
      <w:r w:rsidRPr="00736632">
        <w:t xml:space="preserve"> Summary </w:t>
      </w:r>
      <w:r w:rsidR="0067040F" w:rsidRPr="00736632">
        <w:t>S</w:t>
      </w:r>
      <w:r w:rsidRPr="00736632">
        <w:t xml:space="preserve">tatistics of </w:t>
      </w:r>
      <w:r w:rsidR="0067040F" w:rsidRPr="00736632">
        <w:t>U</w:t>
      </w:r>
      <w:r w:rsidRPr="00736632">
        <w:t xml:space="preserve">tility </w:t>
      </w:r>
      <w:r w:rsidR="0067040F" w:rsidRPr="00736632">
        <w:t>B</w:t>
      </w:r>
      <w:r w:rsidRPr="00736632">
        <w:t xml:space="preserve">ill </w:t>
      </w:r>
      <w:r w:rsidR="0067040F" w:rsidRPr="00736632">
        <w:t>I</w:t>
      </w:r>
      <w:r w:rsidRPr="00736632">
        <w:t xml:space="preserve">mplementation in ComStock by </w:t>
      </w:r>
      <w:r w:rsidR="0067040F" w:rsidRPr="00736632">
        <w:t>F</w:t>
      </w:r>
      <w:r w:rsidRPr="00736632">
        <w:t xml:space="preserve">uel </w:t>
      </w:r>
      <w:r w:rsidR="0067040F" w:rsidRPr="00736632">
        <w:t>T</w:t>
      </w:r>
      <w:r w:rsidRPr="00736632">
        <w:t>ype</w:t>
      </w:r>
      <w:bookmarkEnd w:id="177"/>
    </w:p>
    <w:tbl>
      <w:tblPr>
        <w:tblW w:w="7177" w:type="dxa"/>
        <w:jc w:val="center"/>
        <w:tblCellMar>
          <w:left w:w="72" w:type="dxa"/>
          <w:right w:w="0" w:type="dxa"/>
        </w:tblCellMar>
        <w:tblLook w:val="04E0" w:firstRow="1" w:lastRow="1" w:firstColumn="1" w:lastColumn="0" w:noHBand="0" w:noVBand="1"/>
      </w:tblPr>
      <w:tblGrid>
        <w:gridCol w:w="2151"/>
        <w:gridCol w:w="1676"/>
        <w:gridCol w:w="1675"/>
        <w:gridCol w:w="1675"/>
      </w:tblGrid>
      <w:tr w:rsidR="0067040F" w:rsidRPr="00736632" w14:paraId="3C12136D" w14:textId="77777777" w:rsidTr="00EA5073">
        <w:trPr>
          <w:trHeight w:val="260"/>
          <w:jc w:val="center"/>
        </w:trPr>
        <w:tc>
          <w:tcPr>
            <w:tcW w:w="1440" w:type="dxa"/>
            <w:tcBorders>
              <w:top w:val="single" w:sz="4" w:space="0" w:color="auto"/>
              <w:bottom w:val="single" w:sz="4" w:space="0" w:color="auto"/>
            </w:tcBorders>
          </w:tcPr>
          <w:p w14:paraId="148E02AF" w14:textId="77777777" w:rsidR="00B07A10" w:rsidRPr="00736632" w:rsidRDefault="00B07A10" w:rsidP="00BD1ACB">
            <w:pPr>
              <w:pStyle w:val="NRELTableContent"/>
              <w:rPr>
                <w:rStyle w:val="normaltextrun"/>
                <w:b/>
                <w:color w:val="auto"/>
              </w:rPr>
            </w:pPr>
            <w:r w:rsidRPr="00736632">
              <w:rPr>
                <w:rStyle w:val="normaltextrun"/>
                <w:b/>
                <w:color w:val="auto"/>
              </w:rPr>
              <w:t>Fuel Type</w:t>
            </w:r>
          </w:p>
        </w:tc>
        <w:tc>
          <w:tcPr>
            <w:tcW w:w="1913" w:type="dxa"/>
            <w:tcBorders>
              <w:top w:val="single" w:sz="4" w:space="0" w:color="auto"/>
              <w:bottom w:val="single" w:sz="4" w:space="0" w:color="auto"/>
            </w:tcBorders>
          </w:tcPr>
          <w:p w14:paraId="2709ABB3" w14:textId="77777777" w:rsidR="00B07A10" w:rsidRPr="00736632" w:rsidRDefault="00B07A10" w:rsidP="00BD1ACB">
            <w:pPr>
              <w:pStyle w:val="NRELTableContent"/>
              <w:rPr>
                <w:rStyle w:val="normaltextrun"/>
                <w:color w:val="auto"/>
              </w:rPr>
            </w:pPr>
            <w:r w:rsidRPr="00736632">
              <w:rPr>
                <w:rStyle w:val="normaltextrun"/>
                <w:b/>
                <w:color w:val="auto"/>
              </w:rPr>
              <w:t>Minimum Price ($)</w:t>
            </w:r>
          </w:p>
        </w:tc>
        <w:tc>
          <w:tcPr>
            <w:tcW w:w="1912" w:type="dxa"/>
            <w:tcBorders>
              <w:top w:val="single" w:sz="4" w:space="0" w:color="auto"/>
              <w:bottom w:val="single" w:sz="4" w:space="0" w:color="auto"/>
            </w:tcBorders>
          </w:tcPr>
          <w:p w14:paraId="390CA761" w14:textId="77777777" w:rsidR="00B07A10" w:rsidRPr="00736632" w:rsidRDefault="00B07A10" w:rsidP="00BD1ACB">
            <w:pPr>
              <w:pStyle w:val="NRELTableContent"/>
              <w:rPr>
                <w:rStyle w:val="normaltextrun"/>
                <w:b/>
                <w:color w:val="auto"/>
              </w:rPr>
            </w:pPr>
            <w:r w:rsidRPr="00736632">
              <w:rPr>
                <w:rStyle w:val="normaltextrun"/>
                <w:b/>
                <w:color w:val="auto"/>
              </w:rPr>
              <w:t>Average Price ($)</w:t>
            </w:r>
          </w:p>
        </w:tc>
        <w:tc>
          <w:tcPr>
            <w:tcW w:w="1912" w:type="dxa"/>
            <w:tcBorders>
              <w:top w:val="single" w:sz="4" w:space="0" w:color="auto"/>
              <w:bottom w:val="single" w:sz="4" w:space="0" w:color="auto"/>
            </w:tcBorders>
          </w:tcPr>
          <w:p w14:paraId="357DF44E" w14:textId="77777777" w:rsidR="00B07A10" w:rsidRPr="00736632" w:rsidRDefault="00B07A10" w:rsidP="00BD1ACB">
            <w:pPr>
              <w:pStyle w:val="NRELTableContent"/>
              <w:rPr>
                <w:rStyle w:val="normaltextrun"/>
                <w:b/>
                <w:color w:val="auto"/>
              </w:rPr>
            </w:pPr>
            <w:r w:rsidRPr="00736632">
              <w:rPr>
                <w:rStyle w:val="normaltextrun"/>
                <w:b/>
                <w:color w:val="auto"/>
              </w:rPr>
              <w:t>Maximum Price ($)</w:t>
            </w:r>
          </w:p>
        </w:tc>
      </w:tr>
      <w:tr w:rsidR="0067040F" w:rsidRPr="00736632" w14:paraId="2D1752F0" w14:textId="77777777" w:rsidTr="00EA5073">
        <w:trPr>
          <w:trHeight w:val="260"/>
          <w:jc w:val="center"/>
        </w:trPr>
        <w:tc>
          <w:tcPr>
            <w:tcW w:w="1440" w:type="dxa"/>
            <w:tcBorders>
              <w:top w:val="single" w:sz="4" w:space="0" w:color="auto"/>
            </w:tcBorders>
            <w:shd w:val="clear" w:color="auto" w:fill="D3DFEE"/>
            <w:hideMark/>
          </w:tcPr>
          <w:p w14:paraId="1C801431" w14:textId="77777777" w:rsidR="00B07A10" w:rsidRPr="00736632" w:rsidRDefault="00B07A10" w:rsidP="00BD1ACB">
            <w:pPr>
              <w:pStyle w:val="NRELTableContent"/>
              <w:rPr>
                <w:color w:val="auto"/>
              </w:rPr>
            </w:pPr>
            <w:r w:rsidRPr="00736632">
              <w:rPr>
                <w:rStyle w:val="normaltextrun"/>
                <w:color w:val="auto"/>
              </w:rPr>
              <w:t>Natural gas</w:t>
            </w:r>
            <w:r w:rsidRPr="00736632">
              <w:rPr>
                <w:rStyle w:val="eop"/>
                <w:color w:val="auto"/>
              </w:rPr>
              <w:t> </w:t>
            </w:r>
          </w:p>
        </w:tc>
        <w:tc>
          <w:tcPr>
            <w:tcW w:w="1913" w:type="dxa"/>
            <w:tcBorders>
              <w:top w:val="single" w:sz="4" w:space="0" w:color="auto"/>
            </w:tcBorders>
            <w:shd w:val="clear" w:color="auto" w:fill="D3DFEE"/>
            <w:hideMark/>
          </w:tcPr>
          <w:p w14:paraId="78935C3C" w14:textId="77777777" w:rsidR="00B07A10" w:rsidRPr="00736632" w:rsidRDefault="00B07A10" w:rsidP="00BD1ACB">
            <w:pPr>
              <w:pStyle w:val="NRELTableContent"/>
              <w:rPr>
                <w:color w:val="auto"/>
              </w:rPr>
            </w:pPr>
            <w:r w:rsidRPr="00736632">
              <w:rPr>
                <w:color w:val="auto"/>
              </w:rPr>
              <w:t>$0.070/kBtu</w:t>
            </w:r>
          </w:p>
        </w:tc>
        <w:tc>
          <w:tcPr>
            <w:tcW w:w="1912" w:type="dxa"/>
            <w:tcBorders>
              <w:top w:val="single" w:sz="4" w:space="0" w:color="auto"/>
            </w:tcBorders>
            <w:shd w:val="clear" w:color="auto" w:fill="D3DFEE"/>
          </w:tcPr>
          <w:p w14:paraId="48467217" w14:textId="1F6B7218" w:rsidR="00B07A10" w:rsidRPr="00736632" w:rsidRDefault="00B07A10" w:rsidP="00BD1ACB">
            <w:pPr>
              <w:pStyle w:val="NRELTableContent"/>
              <w:rPr>
                <w:rStyle w:val="normaltextrun"/>
                <w:color w:val="auto"/>
              </w:rPr>
            </w:pPr>
            <w:r w:rsidRPr="00736632">
              <w:rPr>
                <w:rStyle w:val="normaltextrun"/>
                <w:color w:val="auto"/>
              </w:rPr>
              <w:t>$0.012/</w:t>
            </w:r>
            <w:r w:rsidR="003F3EFA" w:rsidRPr="00736632">
              <w:rPr>
                <w:rStyle w:val="normaltextrun"/>
                <w:color w:val="auto"/>
              </w:rPr>
              <w:t>k</w:t>
            </w:r>
            <w:r w:rsidRPr="00736632">
              <w:rPr>
                <w:rStyle w:val="normaltextrun"/>
                <w:color w:val="auto"/>
              </w:rPr>
              <w:t>Btu</w:t>
            </w:r>
          </w:p>
        </w:tc>
        <w:tc>
          <w:tcPr>
            <w:tcW w:w="1912" w:type="dxa"/>
            <w:tcBorders>
              <w:top w:val="single" w:sz="4" w:space="0" w:color="auto"/>
            </w:tcBorders>
            <w:shd w:val="clear" w:color="auto" w:fill="D3DFEE"/>
          </w:tcPr>
          <w:p w14:paraId="5193C5C7" w14:textId="77777777" w:rsidR="00B07A10" w:rsidRPr="00736632" w:rsidRDefault="00B07A10" w:rsidP="00BD1ACB">
            <w:pPr>
              <w:pStyle w:val="NRELTableContent"/>
              <w:rPr>
                <w:rStyle w:val="normaltextrun"/>
                <w:color w:val="auto"/>
              </w:rPr>
            </w:pPr>
            <w:r w:rsidRPr="00736632">
              <w:rPr>
                <w:rStyle w:val="normaltextrun"/>
                <w:color w:val="auto"/>
              </w:rPr>
              <w:t>$0.048/kBtu</w:t>
            </w:r>
          </w:p>
        </w:tc>
      </w:tr>
      <w:tr w:rsidR="0067040F" w:rsidRPr="00736632" w14:paraId="281E9342" w14:textId="77777777" w:rsidTr="00EA5073">
        <w:trPr>
          <w:trHeight w:val="260"/>
          <w:jc w:val="center"/>
        </w:trPr>
        <w:tc>
          <w:tcPr>
            <w:tcW w:w="1440" w:type="dxa"/>
            <w:hideMark/>
          </w:tcPr>
          <w:p w14:paraId="72D58D63" w14:textId="77777777" w:rsidR="00B07A10" w:rsidRPr="00736632" w:rsidRDefault="00B07A10" w:rsidP="00BD1ACB">
            <w:pPr>
              <w:pStyle w:val="NRELTableContent"/>
              <w:rPr>
                <w:color w:val="auto"/>
              </w:rPr>
            </w:pPr>
            <w:r w:rsidRPr="00736632">
              <w:rPr>
                <w:rStyle w:val="normaltextrun"/>
                <w:color w:val="auto"/>
              </w:rPr>
              <w:t>Propane</w:t>
            </w:r>
            <w:r w:rsidRPr="00736632">
              <w:rPr>
                <w:rStyle w:val="eop"/>
                <w:color w:val="auto"/>
              </w:rPr>
              <w:t> </w:t>
            </w:r>
          </w:p>
        </w:tc>
        <w:tc>
          <w:tcPr>
            <w:tcW w:w="1913" w:type="dxa"/>
            <w:hideMark/>
          </w:tcPr>
          <w:p w14:paraId="059E04C2" w14:textId="77777777" w:rsidR="00B07A10" w:rsidRPr="00736632" w:rsidRDefault="00B07A10" w:rsidP="00BD1ACB">
            <w:pPr>
              <w:pStyle w:val="NRELTableContent"/>
              <w:rPr>
                <w:color w:val="auto"/>
              </w:rPr>
            </w:pPr>
            <w:r w:rsidRPr="00736632">
              <w:rPr>
                <w:color w:val="auto"/>
              </w:rPr>
              <w:t>$0.022/kBtu</w:t>
            </w:r>
          </w:p>
        </w:tc>
        <w:tc>
          <w:tcPr>
            <w:tcW w:w="1912" w:type="dxa"/>
          </w:tcPr>
          <w:p w14:paraId="1A292846" w14:textId="77777777" w:rsidR="00B07A10" w:rsidRPr="00736632" w:rsidRDefault="00B07A10" w:rsidP="00BD1ACB">
            <w:pPr>
              <w:pStyle w:val="NRELTableContent"/>
              <w:rPr>
                <w:rStyle w:val="normaltextrun"/>
                <w:color w:val="auto"/>
              </w:rPr>
            </w:pPr>
            <w:r w:rsidRPr="00736632">
              <w:rPr>
                <w:rStyle w:val="normaltextrun"/>
                <w:color w:val="auto"/>
              </w:rPr>
              <w:t>$0.032/kBtu</w:t>
            </w:r>
          </w:p>
        </w:tc>
        <w:tc>
          <w:tcPr>
            <w:tcW w:w="1912" w:type="dxa"/>
          </w:tcPr>
          <w:p w14:paraId="37FAB5D6" w14:textId="77777777" w:rsidR="00B07A10" w:rsidRPr="00736632" w:rsidRDefault="00B07A10" w:rsidP="00BD1ACB">
            <w:pPr>
              <w:pStyle w:val="NRELTableContent"/>
              <w:rPr>
                <w:rStyle w:val="normaltextrun"/>
                <w:color w:val="auto"/>
              </w:rPr>
            </w:pPr>
            <w:r w:rsidRPr="00736632">
              <w:rPr>
                <w:rStyle w:val="normaltextrun"/>
                <w:color w:val="auto"/>
              </w:rPr>
              <w:t>$0.052</w:t>
            </w:r>
            <w:r w:rsidRPr="00736632">
              <w:rPr>
                <w:color w:val="auto"/>
              </w:rPr>
              <w:t>/kBtu</w:t>
            </w:r>
          </w:p>
        </w:tc>
      </w:tr>
      <w:tr w:rsidR="0067040F" w:rsidRPr="00736632" w14:paraId="13C0D0A6" w14:textId="77777777" w:rsidTr="00EA5073">
        <w:trPr>
          <w:trHeight w:val="260"/>
          <w:jc w:val="center"/>
        </w:trPr>
        <w:tc>
          <w:tcPr>
            <w:tcW w:w="1440" w:type="dxa"/>
            <w:shd w:val="clear" w:color="auto" w:fill="D3DFEE"/>
            <w:hideMark/>
          </w:tcPr>
          <w:p w14:paraId="38040D84" w14:textId="77777777" w:rsidR="00B07A10" w:rsidRPr="00736632" w:rsidRDefault="00B07A10" w:rsidP="00BD1ACB">
            <w:pPr>
              <w:pStyle w:val="NRELTableContent"/>
              <w:rPr>
                <w:color w:val="auto"/>
              </w:rPr>
            </w:pPr>
            <w:r w:rsidRPr="00736632">
              <w:rPr>
                <w:rStyle w:val="normaltextrun"/>
                <w:color w:val="auto"/>
              </w:rPr>
              <w:t>Fuel oil</w:t>
            </w:r>
            <w:r w:rsidRPr="00736632">
              <w:rPr>
                <w:rStyle w:val="eop"/>
                <w:color w:val="auto"/>
              </w:rPr>
              <w:t> </w:t>
            </w:r>
          </w:p>
        </w:tc>
        <w:tc>
          <w:tcPr>
            <w:tcW w:w="1913" w:type="dxa"/>
            <w:shd w:val="clear" w:color="auto" w:fill="D3DFEE"/>
            <w:hideMark/>
          </w:tcPr>
          <w:p w14:paraId="0E873FD2" w14:textId="77777777" w:rsidR="00B07A10" w:rsidRPr="00736632" w:rsidRDefault="00B07A10" w:rsidP="00BD1ACB">
            <w:pPr>
              <w:pStyle w:val="NRELTableContent"/>
              <w:rPr>
                <w:color w:val="auto"/>
              </w:rPr>
            </w:pPr>
            <w:r w:rsidRPr="00736632">
              <w:rPr>
                <w:color w:val="auto"/>
              </w:rPr>
              <w:t>$0.027/kBtu</w:t>
            </w:r>
          </w:p>
        </w:tc>
        <w:tc>
          <w:tcPr>
            <w:tcW w:w="1912" w:type="dxa"/>
            <w:shd w:val="clear" w:color="auto" w:fill="D3DFEE"/>
          </w:tcPr>
          <w:p w14:paraId="75A81DF9" w14:textId="77777777" w:rsidR="00B07A10" w:rsidRPr="00736632" w:rsidRDefault="00B07A10" w:rsidP="00BD1ACB">
            <w:pPr>
              <w:pStyle w:val="NRELTableContent"/>
              <w:rPr>
                <w:rStyle w:val="normaltextrun"/>
                <w:color w:val="auto"/>
              </w:rPr>
            </w:pPr>
            <w:r w:rsidRPr="00736632">
              <w:rPr>
                <w:rStyle w:val="normaltextrun"/>
                <w:color w:val="auto"/>
              </w:rPr>
              <w:t>$0.033/kBtu</w:t>
            </w:r>
          </w:p>
        </w:tc>
        <w:tc>
          <w:tcPr>
            <w:tcW w:w="1912" w:type="dxa"/>
            <w:shd w:val="clear" w:color="auto" w:fill="D3DFEE"/>
          </w:tcPr>
          <w:p w14:paraId="4D92CC9F" w14:textId="77777777" w:rsidR="00B07A10" w:rsidRPr="00736632" w:rsidRDefault="00B07A10" w:rsidP="00BD1ACB">
            <w:pPr>
              <w:pStyle w:val="NRELTableContent"/>
              <w:rPr>
                <w:rStyle w:val="normaltextrun"/>
                <w:color w:val="auto"/>
              </w:rPr>
            </w:pPr>
            <w:r w:rsidRPr="00736632">
              <w:rPr>
                <w:rStyle w:val="normaltextrun"/>
                <w:color w:val="auto"/>
              </w:rPr>
              <w:t>$0.036/kBtu</w:t>
            </w:r>
          </w:p>
        </w:tc>
      </w:tr>
      <w:tr w:rsidR="0067040F" w:rsidRPr="00736632" w14:paraId="711C41DA" w14:textId="77777777" w:rsidTr="00EA5073">
        <w:trPr>
          <w:trHeight w:val="260"/>
          <w:jc w:val="center"/>
        </w:trPr>
        <w:tc>
          <w:tcPr>
            <w:tcW w:w="1440" w:type="dxa"/>
            <w:tcBorders>
              <w:bottom w:val="single" w:sz="4" w:space="0" w:color="auto"/>
            </w:tcBorders>
          </w:tcPr>
          <w:p w14:paraId="67111E75" w14:textId="77777777" w:rsidR="00B07A10" w:rsidRPr="00736632" w:rsidRDefault="00B07A10" w:rsidP="00BD1ACB">
            <w:pPr>
              <w:pStyle w:val="NRELTableContent"/>
              <w:rPr>
                <w:rStyle w:val="normaltextrun"/>
                <w:color w:val="auto"/>
              </w:rPr>
            </w:pPr>
            <w:commentRangeStart w:id="178"/>
            <w:commentRangeStart w:id="179"/>
            <w:r w:rsidRPr="00736632">
              <w:rPr>
                <w:rStyle w:val="normaltextrun"/>
                <w:color w:val="auto"/>
              </w:rPr>
              <w:t>Electricity</w:t>
            </w:r>
            <w:commentRangeEnd w:id="178"/>
            <w:r w:rsidR="00FA3666" w:rsidRPr="00736632">
              <w:rPr>
                <w:rStyle w:val="CommentReference"/>
                <w:color w:val="auto"/>
                <w:sz w:val="20"/>
                <w:szCs w:val="22"/>
              </w:rPr>
              <w:commentReference w:id="178"/>
            </w:r>
            <w:commentRangeEnd w:id="179"/>
            <w:r w:rsidRPr="00736632">
              <w:rPr>
                <w:rStyle w:val="CommentReference"/>
                <w:color w:val="auto"/>
                <w:sz w:val="20"/>
                <w:szCs w:val="22"/>
              </w:rPr>
              <w:commentReference w:id="179"/>
            </w:r>
          </w:p>
        </w:tc>
        <w:tc>
          <w:tcPr>
            <w:tcW w:w="1913" w:type="dxa"/>
            <w:tcBorders>
              <w:bottom w:val="single" w:sz="4" w:space="0" w:color="auto"/>
            </w:tcBorders>
          </w:tcPr>
          <w:p w14:paraId="16CA6A83" w14:textId="12B75652" w:rsidR="00B07A10" w:rsidRPr="00736632" w:rsidRDefault="00932FE4" w:rsidP="00BD1ACB">
            <w:pPr>
              <w:pStyle w:val="NRELTableContent"/>
              <w:rPr>
                <w:color w:val="auto"/>
              </w:rPr>
            </w:pPr>
            <w:r w:rsidRPr="00736632">
              <w:rPr>
                <w:color w:val="auto"/>
              </w:rPr>
              <w:t>$0.</w:t>
            </w:r>
            <w:r w:rsidR="00BE26AB" w:rsidRPr="00736632">
              <w:rPr>
                <w:color w:val="auto"/>
              </w:rPr>
              <w:t>003/kBtu</w:t>
            </w:r>
          </w:p>
        </w:tc>
        <w:tc>
          <w:tcPr>
            <w:tcW w:w="1912" w:type="dxa"/>
            <w:tcBorders>
              <w:bottom w:val="single" w:sz="4" w:space="0" w:color="auto"/>
            </w:tcBorders>
            <w:vAlign w:val="center"/>
          </w:tcPr>
          <w:p w14:paraId="6E64EEAA" w14:textId="1F26C5BF" w:rsidR="00B07A10" w:rsidRPr="00736632" w:rsidRDefault="00972186" w:rsidP="00EA5073">
            <w:pPr>
              <w:pStyle w:val="NRELTableContent"/>
              <w:rPr>
                <w:color w:val="auto"/>
              </w:rPr>
            </w:pPr>
            <w:r w:rsidRPr="00736632">
              <w:rPr>
                <w:color w:val="auto"/>
              </w:rPr>
              <w:t>$0.035/kBtu</w:t>
            </w:r>
          </w:p>
        </w:tc>
        <w:tc>
          <w:tcPr>
            <w:tcW w:w="1912" w:type="dxa"/>
            <w:tcBorders>
              <w:bottom w:val="single" w:sz="4" w:space="0" w:color="auto"/>
            </w:tcBorders>
          </w:tcPr>
          <w:p w14:paraId="3124F01C" w14:textId="08AF4A07" w:rsidR="00B07A10" w:rsidRPr="00736632" w:rsidRDefault="00972186" w:rsidP="00BD1ACB">
            <w:pPr>
              <w:pStyle w:val="NRELTableContent"/>
              <w:rPr>
                <w:color w:val="auto"/>
              </w:rPr>
            </w:pPr>
            <w:r w:rsidRPr="00736632">
              <w:rPr>
                <w:color w:val="auto"/>
              </w:rPr>
              <w:t>$3.530/kBtu</w:t>
            </w:r>
          </w:p>
        </w:tc>
      </w:tr>
      <w:tr w:rsidR="00B07A10" w:rsidRPr="00736632" w14:paraId="23682115" w14:textId="77777777" w:rsidTr="00EA5073">
        <w:trPr>
          <w:trHeight w:val="260"/>
          <w:jc w:val="center"/>
        </w:trPr>
        <w:tc>
          <w:tcPr>
            <w:tcW w:w="3353" w:type="dxa"/>
            <w:gridSpan w:val="2"/>
            <w:tcBorders>
              <w:top w:val="single" w:sz="4" w:space="0" w:color="auto"/>
            </w:tcBorders>
          </w:tcPr>
          <w:p w14:paraId="641746AC" w14:textId="77777777" w:rsidR="00B07A10" w:rsidRPr="00736632" w:rsidRDefault="00B07A10" w:rsidP="00BD1ACB">
            <w:pPr>
              <w:pStyle w:val="NRELTableContent"/>
              <w:rPr>
                <w:rStyle w:val="normaltextrun"/>
                <w:sz w:val="16"/>
                <w:szCs w:val="18"/>
              </w:rPr>
            </w:pPr>
          </w:p>
        </w:tc>
        <w:tc>
          <w:tcPr>
            <w:tcW w:w="1912" w:type="dxa"/>
            <w:tcBorders>
              <w:top w:val="single" w:sz="4" w:space="0" w:color="auto"/>
            </w:tcBorders>
          </w:tcPr>
          <w:p w14:paraId="6BFF25B3" w14:textId="77777777" w:rsidR="00B07A10" w:rsidRPr="00736632" w:rsidRDefault="00B07A10" w:rsidP="00BD1ACB">
            <w:pPr>
              <w:pStyle w:val="NRELTableContent"/>
              <w:rPr>
                <w:rStyle w:val="normaltextrun"/>
                <w:color w:val="auto"/>
                <w:sz w:val="16"/>
                <w:szCs w:val="18"/>
                <w:vertAlign w:val="superscript"/>
              </w:rPr>
            </w:pPr>
          </w:p>
        </w:tc>
        <w:tc>
          <w:tcPr>
            <w:tcW w:w="1912" w:type="dxa"/>
            <w:tcBorders>
              <w:top w:val="single" w:sz="4" w:space="0" w:color="auto"/>
            </w:tcBorders>
          </w:tcPr>
          <w:p w14:paraId="36562F7A" w14:textId="77777777" w:rsidR="00B07A10" w:rsidRPr="00736632" w:rsidRDefault="00B07A10" w:rsidP="00BD1ACB">
            <w:pPr>
              <w:pStyle w:val="NRELTableContent"/>
              <w:rPr>
                <w:rStyle w:val="normaltextrun"/>
                <w:color w:val="auto"/>
                <w:sz w:val="16"/>
                <w:szCs w:val="18"/>
                <w:vertAlign w:val="superscript"/>
              </w:rPr>
            </w:pPr>
          </w:p>
        </w:tc>
      </w:tr>
    </w:tbl>
    <w:p w14:paraId="6CC9DA39" w14:textId="7A4EBBB6" w:rsidR="00B07A10" w:rsidRPr="000978B5" w:rsidRDefault="00B07A10" w:rsidP="00902165">
      <w:pPr>
        <w:pStyle w:val="NRELBodyText"/>
      </w:pPr>
      <w:r w:rsidRPr="00736632">
        <w:t xml:space="preserve">Natural gas bills are estimated using 2022 EIA averages by state. 2022 EIA </w:t>
      </w:r>
      <w:r w:rsidR="003F3EFA" w:rsidRPr="00736632">
        <w:t>n</w:t>
      </w:r>
      <w:r w:rsidRPr="00736632">
        <w:t xml:space="preserve">atural </w:t>
      </w:r>
      <w:r w:rsidR="003F3EFA" w:rsidRPr="00736632">
        <w:t>g</w:t>
      </w:r>
      <w:r w:rsidRPr="00736632">
        <w:t>a</w:t>
      </w:r>
      <w:r w:rsidRPr="000978B5">
        <w:t xml:space="preserve">s </w:t>
      </w:r>
      <w:r w:rsidR="003F3EFA">
        <w:t>p</w:t>
      </w:r>
      <w:r w:rsidRPr="000978B5">
        <w:t xml:space="preserve">rices </w:t>
      </w:r>
      <w:r w:rsidR="002D72D4">
        <w:t>(c</w:t>
      </w:r>
      <w:r w:rsidRPr="000978B5">
        <w:t xml:space="preserve">ommercial </w:t>
      </w:r>
      <w:r w:rsidR="002D72D4">
        <w:t>p</w:t>
      </w:r>
      <w:r w:rsidRPr="000978B5">
        <w:t>rice</w:t>
      </w:r>
      <w:r w:rsidR="002D72D4">
        <w:t>)</w:t>
      </w:r>
      <w:r w:rsidRPr="000978B5">
        <w:t xml:space="preserve"> and EIA </w:t>
      </w:r>
      <w:r w:rsidR="002D72D4">
        <w:t>h</w:t>
      </w:r>
      <w:r w:rsidRPr="000978B5">
        <w:t xml:space="preserve">eat </w:t>
      </w:r>
      <w:r w:rsidR="002D72D4">
        <w:t>c</w:t>
      </w:r>
      <w:r w:rsidRPr="000978B5">
        <w:t xml:space="preserve">ontent of </w:t>
      </w:r>
      <w:r w:rsidR="002D72D4">
        <w:t>n</w:t>
      </w:r>
      <w:r w:rsidRPr="000978B5">
        <w:t xml:space="preserve">atural </w:t>
      </w:r>
      <w:r w:rsidR="002D72D4">
        <w:t>g</w:t>
      </w:r>
      <w:r w:rsidRPr="000978B5">
        <w:t xml:space="preserve">as </w:t>
      </w:r>
      <w:r w:rsidR="002D72D4">
        <w:t>d</w:t>
      </w:r>
      <w:r w:rsidRPr="000978B5">
        <w:t xml:space="preserve">elivered to </w:t>
      </w:r>
      <w:r w:rsidR="002D72D4">
        <w:t>c</w:t>
      </w:r>
      <w:r w:rsidRPr="000978B5">
        <w:t xml:space="preserve">onsumers are used to create an energy price in dollars per </w:t>
      </w:r>
      <w:r w:rsidR="00374E8B">
        <w:t xml:space="preserve">thousand </w:t>
      </w:r>
      <w:r w:rsidRPr="000978B5">
        <w:t xml:space="preserve">Btu </w:t>
      </w:r>
      <w:r w:rsidR="000451FB">
        <w:fldChar w:fldCharType="begin"/>
      </w:r>
      <w:r w:rsidR="000451FB">
        <w:instrText xml:space="preserve"> ADDIN ZOTERO_ITEM CSL_CITATION {"citationID":"7neMKMo4","properties":{"formattedCitation":"[38]","plainCitation":"[38]","noteIndex":0},"citationItems":[{"id":395,"uris":["http://zotero.org/groups/5450888/items/KMKMG85X"],"itemData":{"id":395,"type":"webpage","title":"Use of natural gas - U.S. Energy Information Administration (EIA).","URL":"https://www.eia.gov/energyexplained/natural-gas/use-of-natural-gas.php","author":[{"family":"","given":"U.S. Energy Information Administration"}]}}],"schema":"https://github.com/citation-style-language/schema/raw/master/csl-citation.json"} </w:instrText>
      </w:r>
      <w:r w:rsidR="000451FB">
        <w:fldChar w:fldCharType="separate"/>
      </w:r>
      <w:r w:rsidR="000451FB" w:rsidRPr="000451FB">
        <w:t>[38]</w:t>
      </w:r>
      <w:r w:rsidR="000451FB">
        <w:fldChar w:fldCharType="end"/>
      </w:r>
      <w:r w:rsidRPr="000978B5">
        <w:t xml:space="preserve">. </w:t>
      </w:r>
    </w:p>
    <w:p w14:paraId="16C5B45F" w14:textId="06392814" w:rsidR="00B07A10" w:rsidRPr="000978B5" w:rsidRDefault="00B07A10" w:rsidP="00097C8A">
      <w:pPr>
        <w:pStyle w:val="NRELBodyText"/>
      </w:pPr>
      <w:r w:rsidRPr="000978B5">
        <w:t xml:space="preserve">Propane and fuel oil bills are estimated using 2022 EIA averages by state. Residential No. 2 </w:t>
      </w:r>
      <w:r w:rsidR="002D72D4">
        <w:t>d</w:t>
      </w:r>
      <w:r w:rsidRPr="000978B5">
        <w:t xml:space="preserve">istillate </w:t>
      </w:r>
      <w:r w:rsidR="002D72D4">
        <w:t>p</w:t>
      </w:r>
      <w:r w:rsidRPr="000978B5">
        <w:t xml:space="preserve">rices by </w:t>
      </w:r>
      <w:r w:rsidR="002D72D4">
        <w:t>s</w:t>
      </w:r>
      <w:r w:rsidRPr="000978B5">
        <w:t xml:space="preserve">ales </w:t>
      </w:r>
      <w:r w:rsidR="002D72D4">
        <w:t>t</w:t>
      </w:r>
      <w:r w:rsidRPr="000978B5">
        <w:t>ype</w:t>
      </w:r>
      <w:r w:rsidR="007617AF">
        <w:t>,</w:t>
      </w:r>
      <w:r w:rsidRPr="000978B5" w:rsidDel="002D72D4">
        <w:t xml:space="preserve"> </w:t>
      </w:r>
      <w:r w:rsidRPr="000978B5">
        <w:t xml:space="preserve">EIA residential </w:t>
      </w:r>
      <w:r w:rsidR="002D72D4">
        <w:t>w</w:t>
      </w:r>
      <w:r w:rsidRPr="000978B5">
        <w:t xml:space="preserve">eekly </w:t>
      </w:r>
      <w:r w:rsidR="002D72D4">
        <w:t>h</w:t>
      </w:r>
      <w:r w:rsidRPr="000978B5">
        <w:t xml:space="preserve">eating </w:t>
      </w:r>
      <w:r w:rsidR="002D72D4">
        <w:t>o</w:t>
      </w:r>
      <w:r w:rsidRPr="000978B5">
        <w:t xml:space="preserve">il and </w:t>
      </w:r>
      <w:r w:rsidR="002D72D4">
        <w:t>p</w:t>
      </w:r>
      <w:r w:rsidRPr="000978B5">
        <w:t xml:space="preserve">ropane </w:t>
      </w:r>
      <w:r w:rsidR="002D72D4">
        <w:t>p</w:t>
      </w:r>
      <w:r w:rsidRPr="000978B5">
        <w:t>rices (October</w:t>
      </w:r>
      <w:r w:rsidR="002D72D4">
        <w:t>–</w:t>
      </w:r>
      <w:r w:rsidRPr="000978B5">
        <w:t>March)</w:t>
      </w:r>
      <w:r w:rsidR="007617AF">
        <w:t>,</w:t>
      </w:r>
      <w:r w:rsidRPr="000978B5">
        <w:t xml:space="preserve"> and EIA assumed heat content for these fuels are used to create an energy price in dollars per </w:t>
      </w:r>
      <w:r w:rsidR="00374E8B">
        <w:t xml:space="preserve">thousand </w:t>
      </w:r>
      <w:r w:rsidRPr="000978B5">
        <w:t>Btu</w:t>
      </w:r>
      <w:r w:rsidR="00754830" w:rsidRPr="000978B5">
        <w:t xml:space="preserve"> </w:t>
      </w:r>
      <w:r w:rsidR="000451FB">
        <w:fldChar w:fldCharType="begin"/>
      </w:r>
      <w:r w:rsidR="000451FB">
        <w:instrText xml:space="preserve"> ADDIN ZOTERO_ITEM CSL_CITATION {"citationID":"A4oYf8MU","properties":{"formattedCitation":"[39]","plainCitation":"[39]","noteIndex":0},"citationItems":[{"id":396,"uris":["http://zotero.org/groups/5450888/items/DF339YHL"],"itemData":{"id":396,"type":"dataset","title":"No. 2 Distillate Prices - Residential.","URL":"https://www.eia.gov/dnav/pet/pet_pri_dist_a_epd2_prt_dpgal_a.htm","author":[{"family":"","given":"U.S. Energy Information Administration"}]}}],"schema":"https://github.com/citation-style-language/schema/raw/master/csl-citation.json"} </w:instrText>
      </w:r>
      <w:r w:rsidR="000451FB">
        <w:fldChar w:fldCharType="separate"/>
      </w:r>
      <w:r w:rsidR="000451FB" w:rsidRPr="000451FB">
        <w:t>[39]</w:t>
      </w:r>
      <w:r w:rsidR="000451FB">
        <w:fldChar w:fldCharType="end"/>
      </w:r>
      <w:r w:rsidR="00754830" w:rsidRPr="000978B5">
        <w:t xml:space="preserve">. </w:t>
      </w:r>
      <w:r w:rsidRPr="000978B5">
        <w:t xml:space="preserve">Residential prices are used because commercial prices are only available at the national </w:t>
      </w:r>
      <w:r w:rsidR="001B7705" w:rsidRPr="000978B5">
        <w:t>resolution</w:t>
      </w:r>
      <w:r w:rsidRPr="000978B5">
        <w:t xml:space="preserve">. </w:t>
      </w:r>
      <w:commentRangeStart w:id="181"/>
      <w:r w:rsidRPr="000978B5">
        <w:t xml:space="preserve">Additionally, most commercial buildings using these fuels are assumed to be smaller buildings </w:t>
      </w:r>
      <w:r w:rsidR="007617AF">
        <w:t>in which</w:t>
      </w:r>
      <w:r w:rsidR="007617AF" w:rsidRPr="000978B5">
        <w:t xml:space="preserve"> </w:t>
      </w:r>
      <w:r w:rsidRPr="000978B5">
        <w:t>a residential rate is likely realistic</w:t>
      </w:r>
      <w:commentRangeEnd w:id="181"/>
      <w:r w:rsidR="00FE2DB1" w:rsidRPr="000978B5">
        <w:rPr>
          <w:rStyle w:val="CommentReference"/>
          <w:sz w:val="24"/>
          <w:szCs w:val="20"/>
        </w:rPr>
        <w:commentReference w:id="181"/>
      </w:r>
      <w:r w:rsidRPr="000978B5">
        <w:t>. For states where state-level pricing was available, these prices are used directly. For other states, Petroleum Administration for Defense District (PADD)</w:t>
      </w:r>
      <w:r w:rsidR="007617AF">
        <w:t xml:space="preserve"> </w:t>
      </w:r>
      <w:r w:rsidRPr="000978B5">
        <w:t xml:space="preserve">average pricing is used. For states where PADD-level pricing is not available, national average pricing </w:t>
      </w:r>
      <w:r w:rsidR="00694499" w:rsidRPr="000978B5">
        <w:t>is</w:t>
      </w:r>
      <w:r w:rsidRPr="000978B5">
        <w:t xml:space="preserve"> used. </w:t>
      </w:r>
    </w:p>
    <w:p w14:paraId="39A55723" w14:textId="59C336B2" w:rsidR="00B07A10" w:rsidRPr="000978B5" w:rsidRDefault="00B07A10" w:rsidP="00286B6C">
      <w:pPr>
        <w:pStyle w:val="NRELBodyText"/>
      </w:pPr>
      <w:r w:rsidRPr="000978B5">
        <w:t>The primary resource for ComStock electric utility rates is the Utility Rate Database (URDB), which includes rate structures for about 85% of the buildings and 85% of the floor area in ComStock</w:t>
      </w:r>
      <w:r w:rsidR="00AB45C0" w:rsidRPr="000978B5">
        <w:t xml:space="preserve"> </w:t>
      </w:r>
      <w:r w:rsidR="00DB17D0">
        <w:fldChar w:fldCharType="begin"/>
      </w:r>
      <w:r w:rsidR="00DB17D0">
        <w:instrText xml:space="preserve"> ADDIN ZOTERO_ITEM CSL_CITATION {"citationID":"oFauHEyw","properties":{"formattedCitation":"[40]","plainCitation":"[40]","noteIndex":0},"citationItems":[{"id":397,"uris":["http://zotero.org/groups/5450888/items/NAECLHWE"],"itemData":{"id":397,"type":"report","language":"en","note":"DOI: 10.2172/1050105","number":"NREL/CP-6A20-54633, 1050105","page":"NREL/CP-6A20-54633, 1050105","source":"DOI.org (Crossref)","title":"National Utility Rate Database: Preprint","title-short":"National Utility Rate Database","URL":"http://www.osti.gov/servlets/purl/1050105/","author":[{"family":"Ong","given":"Sean"},{"family":"McKeel","given":"Ryan"}],"accessed":{"date-parts":[["2025",1,8]]},"issued":{"date-parts":[["2012",8,1]]}}}],"schema":"https://github.com/citation-style-language/schema/raw/master/csl-citation.json"} </w:instrText>
      </w:r>
      <w:r w:rsidR="00DB17D0">
        <w:fldChar w:fldCharType="separate"/>
      </w:r>
      <w:r w:rsidR="00DB17D0" w:rsidRPr="00DB17D0">
        <w:t>[40]</w:t>
      </w:r>
      <w:r w:rsidR="00DB17D0">
        <w:fldChar w:fldCharType="end"/>
      </w:r>
      <w:r w:rsidR="005C3AF4" w:rsidRPr="000978B5">
        <w:t xml:space="preserve">. </w:t>
      </w:r>
      <w:r w:rsidRPr="000978B5">
        <w:t xml:space="preserve">The URDB rates include detailed cost features such as time-of-use pricing, demand charges, </w:t>
      </w:r>
      <w:r w:rsidR="00DE4713">
        <w:t xml:space="preserve">and </w:t>
      </w:r>
      <w:r w:rsidRPr="000978B5">
        <w:t>ratches</w:t>
      </w:r>
      <w:commentRangeStart w:id="182"/>
      <w:commentRangeEnd w:id="182"/>
      <w:r w:rsidR="0050697D" w:rsidRPr="000978B5">
        <w:rPr>
          <w:rStyle w:val="CommentReference"/>
          <w:sz w:val="24"/>
          <w:szCs w:val="20"/>
        </w:rPr>
        <w:commentReference w:id="182"/>
      </w:r>
      <w:r w:rsidRPr="000978B5">
        <w:t xml:space="preserve">. ComStock only uses URDB rates that were entered starting in 2013, and a cost adjustment factor is applied such that the rates reflect 2022 U.S. dollars. </w:t>
      </w:r>
    </w:p>
    <w:p w14:paraId="170C9D27" w14:textId="311623AE" w:rsidR="00B07A10" w:rsidRPr="000978B5" w:rsidRDefault="00B07A10" w:rsidP="00286B6C">
      <w:pPr>
        <w:pStyle w:val="NRELBodyText"/>
      </w:pPr>
      <w:r w:rsidRPr="000978B5">
        <w:lastRenderedPageBreak/>
        <w:t>URDB rates are assigned to ComStock models at the census tract level. The URDB can include several rate structures for a census tract. Instead of attempting to presume any single rate, multiple rates from the model’s census tract are simulated; the ComStock dataset includes the minimum, median, mean, and maximum simulated rate</w:t>
      </w:r>
      <w:r w:rsidR="00F65C74" w:rsidRPr="000978B5">
        <w:t>s</w:t>
      </w:r>
      <w:r w:rsidRPr="000978B5">
        <w:t xml:space="preserve"> for each model. </w:t>
      </w:r>
    </w:p>
    <w:p w14:paraId="59F5A6ED" w14:textId="65D88CD5" w:rsidR="00B07A10" w:rsidRPr="000978B5" w:rsidRDefault="00B07A10" w:rsidP="00286B6C">
      <w:pPr>
        <w:pStyle w:val="NRELBodyText"/>
      </w:pPr>
      <w:r w:rsidRPr="000978B5">
        <w:t xml:space="preserve">Many precautions are implemented to prevent </w:t>
      </w:r>
      <w:r w:rsidR="008F300A" w:rsidRPr="000978B5">
        <w:t>less reasonable</w:t>
      </w:r>
      <w:r w:rsidRPr="000978B5">
        <w:t xml:space="preserve"> rates from being applied. This includes removing noncommercial rates, rates with non-building-load keywords (e.g.</w:t>
      </w:r>
      <w:r w:rsidR="009D012D">
        <w:t>,</w:t>
      </w:r>
      <w:r w:rsidRPr="000978B5">
        <w:t xml:space="preserve"> </w:t>
      </w:r>
      <w:r w:rsidR="009D012D">
        <w:t>s</w:t>
      </w:r>
      <w:r w:rsidRPr="000978B5">
        <w:t xml:space="preserve">ecurity </w:t>
      </w:r>
      <w:r w:rsidR="009D012D">
        <w:t>l</w:t>
      </w:r>
      <w:r w:rsidRPr="000978B5">
        <w:t xml:space="preserve">ight, </w:t>
      </w:r>
      <w:r w:rsidR="009D012D">
        <w:t>i</w:t>
      </w:r>
      <w:r w:rsidRPr="000978B5">
        <w:t xml:space="preserve">rrigation, </w:t>
      </w:r>
      <w:r w:rsidR="009D012D">
        <w:t>s</w:t>
      </w:r>
      <w:r w:rsidRPr="000978B5">
        <w:t xml:space="preserve">now, </w:t>
      </w:r>
      <w:r w:rsidR="009D012D">
        <w:t>c</w:t>
      </w:r>
      <w:r w:rsidRPr="000978B5">
        <w:t xml:space="preserve">otton </w:t>
      </w:r>
      <w:r w:rsidR="009D012D">
        <w:t>g</w:t>
      </w:r>
      <w:r w:rsidRPr="000978B5">
        <w:t>in), rates where the load profile does not follow any potential min</w:t>
      </w:r>
      <w:r w:rsidR="009D012D">
        <w:t>imum</w:t>
      </w:r>
      <w:r w:rsidRPr="000978B5">
        <w:t>/max</w:t>
      </w:r>
      <w:r w:rsidR="009D012D">
        <w:t>imum</w:t>
      </w:r>
      <w:r w:rsidRPr="000978B5">
        <w:t xml:space="preserve"> demand or energy consumption qualifiers, and rates that cause suspiciously low (&lt;$0.01/kWh) or high (&gt;$0.45/kWh) blended averages. Additionally, any bill that is lower than 25% of the median or higher than 200% of the median is eliminated to avoid extreme bills.</w:t>
      </w:r>
    </w:p>
    <w:p w14:paraId="1DEC5FDF" w14:textId="3F9FB1DA" w:rsidR="008F300A" w:rsidRPr="000978B5" w:rsidRDefault="00B07A10" w:rsidP="00902165">
      <w:pPr>
        <w:pStyle w:val="NRELBodyText"/>
      </w:pPr>
      <w:r w:rsidRPr="000978B5">
        <w:t>For buildings with no URDB electric utility assigned, or for buildings where none of the stored rates are applicable, the annual bill is estimated using the 2022 EIA Form</w:t>
      </w:r>
      <w:r w:rsidR="00D77323">
        <w:t xml:space="preserve"> </w:t>
      </w:r>
      <w:r w:rsidRPr="000978B5">
        <w:t>861 average prices based on the state</w:t>
      </w:r>
      <w:r w:rsidR="35651D9A" w:rsidRPr="000978B5">
        <w:t xml:space="preserve"> </w:t>
      </w:r>
      <w:r w:rsidRPr="000978B5">
        <w:t>each model</w:t>
      </w:r>
      <w:r w:rsidR="00577884" w:rsidRPr="000978B5">
        <w:t xml:space="preserve"> </w:t>
      </w:r>
      <w:r w:rsidR="5C210C1A" w:rsidRPr="000978B5">
        <w:t>is located in</w:t>
      </w:r>
      <w:r w:rsidR="00577884" w:rsidRPr="000978B5">
        <w:t xml:space="preserve"> </w:t>
      </w:r>
      <w:r w:rsidR="006C34FB">
        <w:fldChar w:fldCharType="begin"/>
      </w:r>
      <w:r w:rsidR="006C34FB">
        <w:instrText xml:space="preserve"> ADDIN ZOTERO_ITEM CSL_CITATION {"citationID":"aW5m49t1","properties":{"formattedCitation":"[41]","plainCitation":"[41]","noteIndex":0},"citationItems":[{"id":399,"uris":["http://zotero.org/groups/5450888/items/5UV6D2DI"],"itemData":{"id":399,"type":"webpage","title":"EIA - Independent Statistics and Analysis.","URL":"https://www.eia.gov/totalenergy/data/browser/index.php?tbl=T07.06#/?f=A","author":[{"family":"","given":"U.S. Energy Information Administration"}]}}],"schema":"https://github.com/citation-style-language/schema/raw/master/csl-citation.json"} </w:instrText>
      </w:r>
      <w:r w:rsidR="006C34FB">
        <w:fldChar w:fldCharType="separate"/>
      </w:r>
      <w:r w:rsidR="006C34FB" w:rsidRPr="006C34FB">
        <w:t>[41]</w:t>
      </w:r>
      <w:r w:rsidR="006C34FB">
        <w:fldChar w:fldCharType="end"/>
      </w:r>
      <w:r w:rsidRPr="000978B5">
        <w:t>. While this method does not reflect the detailed rate structures and demand charges, it is a fallback for the 15% of buildings in ComStock with no utility assigned.</w:t>
      </w:r>
    </w:p>
    <w:p w14:paraId="04B1948A" w14:textId="77777777" w:rsidR="00B07A10" w:rsidRPr="000978B5" w:rsidRDefault="00B07A10" w:rsidP="00902165">
      <w:pPr>
        <w:pStyle w:val="NRELHead02Numbered"/>
      </w:pPr>
      <w:bookmarkStart w:id="183" w:name="_Toc185837478"/>
      <w:bookmarkStart w:id="184" w:name="_Toc187938244"/>
      <w:r w:rsidRPr="000978B5">
        <w:t>Limitations and Concerns</w:t>
      </w:r>
      <w:bookmarkEnd w:id="183"/>
      <w:bookmarkEnd w:id="184"/>
    </w:p>
    <w:p w14:paraId="2FF38971" w14:textId="26084D92" w:rsidR="005379C7" w:rsidRPr="000978B5" w:rsidRDefault="009B0285" w:rsidP="00760BF7">
      <w:pPr>
        <w:pStyle w:val="NRELBodyText"/>
      </w:pPr>
      <w:commentRangeStart w:id="185"/>
      <w:commentRangeEnd w:id="185"/>
      <w:r w:rsidRPr="000978B5">
        <w:rPr>
          <w:rStyle w:val="CommentReference"/>
          <w:sz w:val="24"/>
          <w:szCs w:val="20"/>
        </w:rPr>
        <w:commentReference w:id="185"/>
      </w:r>
      <w:r w:rsidRPr="000978B5">
        <w:t>Below are the</w:t>
      </w:r>
      <w:r w:rsidR="005379C7" w:rsidRPr="000978B5">
        <w:t xml:space="preserve"> limitations and concerns for this measure that have been identified to date</w:t>
      </w:r>
      <w:r w:rsidR="00D77323">
        <w:t>:</w:t>
      </w:r>
      <w:commentRangeStart w:id="186"/>
    </w:p>
    <w:p w14:paraId="2CEC8F64" w14:textId="018DC4F9" w:rsidR="005379C7" w:rsidRPr="000978B5" w:rsidRDefault="005379C7" w:rsidP="00760BF7">
      <w:pPr>
        <w:pStyle w:val="NRELBullet01"/>
      </w:pPr>
      <w:commentRangeStart w:id="187"/>
      <w:r w:rsidRPr="000978B5">
        <w:t xml:space="preserve">This measure </w:t>
      </w:r>
      <w:r w:rsidR="00DF7F73" w:rsidRPr="000978B5">
        <w:t>has a lower technology readiness level compared to</w:t>
      </w:r>
      <w:r w:rsidRPr="000978B5">
        <w:t xml:space="preserve"> other upgrade measures </w:t>
      </w:r>
      <w:commentRangeEnd w:id="187"/>
      <w:r w:rsidR="00237ED6" w:rsidRPr="000978B5">
        <w:rPr>
          <w:rStyle w:val="CommentReference"/>
          <w:sz w:val="24"/>
          <w:szCs w:val="24"/>
        </w:rPr>
        <w:commentReference w:id="187"/>
      </w:r>
      <w:r w:rsidRPr="000978B5">
        <w:t>where the upgrade implementation (i.e., hiring contractor, purchasing/installing equipment) is readily available in the market</w:t>
      </w:r>
      <w:r w:rsidR="003B7AA3">
        <w:t>.</w:t>
      </w:r>
      <w:r w:rsidRPr="000978B5">
        <w:t xml:space="preserve"> </w:t>
      </w:r>
      <w:r w:rsidR="003B7AA3">
        <w:t>O</w:t>
      </w:r>
      <w:r w:rsidRPr="000978B5">
        <w:t xml:space="preserve">ur modeling is theoretical </w:t>
      </w:r>
      <w:commentRangeStart w:id="188"/>
      <w:r w:rsidRPr="000978B5">
        <w:t>rather than being grounded in a specific product type</w:t>
      </w:r>
      <w:commentRangeEnd w:id="188"/>
      <w:r w:rsidR="00C93105" w:rsidRPr="000978B5">
        <w:rPr>
          <w:rStyle w:val="CommentReference"/>
          <w:sz w:val="24"/>
          <w:szCs w:val="24"/>
        </w:rPr>
        <w:commentReference w:id="188"/>
      </w:r>
      <w:r w:rsidRPr="000978B5">
        <w:t xml:space="preserve">, although the barrier of implementation of the proposed method is </w:t>
      </w:r>
      <w:r w:rsidR="00F64C21" w:rsidRPr="000978B5">
        <w:t xml:space="preserve">relatively </w:t>
      </w:r>
      <w:r w:rsidRPr="000978B5">
        <w:t>low</w:t>
      </w:r>
      <w:r w:rsidR="002854B8" w:rsidRPr="000978B5">
        <w:t>.</w:t>
      </w:r>
      <w:r w:rsidR="00B93996" w:rsidRPr="000978B5">
        <w:t xml:space="preserve"> </w:t>
      </w:r>
      <w:r w:rsidR="002854B8" w:rsidRPr="000978B5">
        <w:t xml:space="preserve">We </w:t>
      </w:r>
      <w:commentRangeStart w:id="189"/>
      <w:commentRangeStart w:id="190"/>
      <w:commentRangeStart w:id="191"/>
      <w:r w:rsidRPr="000978B5">
        <w:t>assum</w:t>
      </w:r>
      <w:r w:rsidR="002854B8" w:rsidRPr="000978B5">
        <w:t>e</w:t>
      </w:r>
      <w:r w:rsidR="00D12C4C" w:rsidRPr="000978B5">
        <w:t xml:space="preserve"> the</w:t>
      </w:r>
      <w:r w:rsidRPr="000978B5">
        <w:t xml:space="preserve"> upgrade to controllable and dimmable lighting system has negligible impact on the system energy performance</w:t>
      </w:r>
      <w:r w:rsidR="004424FD" w:rsidRPr="000978B5">
        <w:t>,</w:t>
      </w:r>
      <w:r w:rsidR="00D12C4C" w:rsidRPr="000978B5">
        <w:t xml:space="preserve"> and </w:t>
      </w:r>
      <w:r w:rsidR="004424FD" w:rsidRPr="000978B5">
        <w:t xml:space="preserve">the measure falls into </w:t>
      </w:r>
      <w:r w:rsidR="003B7AA3">
        <w:t xml:space="preserve">a </w:t>
      </w:r>
      <w:r w:rsidR="004424FD" w:rsidRPr="000978B5">
        <w:t>low-cost category</w:t>
      </w:r>
      <w:r w:rsidR="001C4932" w:rsidRPr="000978B5">
        <w:t xml:space="preserve"> due to independenc</w:t>
      </w:r>
      <w:r w:rsidR="00D851A1" w:rsidRPr="000978B5">
        <w:t>y on devices (it</w:t>
      </w:r>
      <w:r w:rsidR="003B7AA3">
        <w:t xml:space="preserve"> i</w:t>
      </w:r>
      <w:r w:rsidR="00965198" w:rsidRPr="000978B5">
        <w:t>s control-oriented</w:t>
      </w:r>
      <w:r w:rsidR="00D851A1" w:rsidRPr="000978B5">
        <w:t>)</w:t>
      </w:r>
      <w:r w:rsidR="00C55F0E" w:rsidRPr="000978B5">
        <w:t xml:space="preserve">, and </w:t>
      </w:r>
      <w:r w:rsidR="00D12C4C" w:rsidRPr="000978B5">
        <w:t xml:space="preserve">thus is </w:t>
      </w:r>
      <w:r w:rsidR="002863D5" w:rsidRPr="000978B5">
        <w:t xml:space="preserve">theoretically and </w:t>
      </w:r>
      <w:r w:rsidR="00D12C4C" w:rsidRPr="000978B5">
        <w:t xml:space="preserve">financially </w:t>
      </w:r>
      <w:r w:rsidR="00C55F0E" w:rsidRPr="000978B5">
        <w:t>feasible</w:t>
      </w:r>
      <w:r w:rsidRPr="000978B5">
        <w:t>.</w:t>
      </w:r>
      <w:commentRangeEnd w:id="189"/>
      <w:r w:rsidR="000E41C6" w:rsidRPr="000978B5">
        <w:rPr>
          <w:rStyle w:val="CommentReference"/>
          <w:sz w:val="24"/>
          <w:szCs w:val="24"/>
        </w:rPr>
        <w:commentReference w:id="189"/>
      </w:r>
      <w:commentRangeEnd w:id="190"/>
      <w:r w:rsidRPr="000978B5">
        <w:rPr>
          <w:rStyle w:val="CommentReference"/>
          <w:sz w:val="24"/>
          <w:szCs w:val="24"/>
        </w:rPr>
        <w:commentReference w:id="190"/>
      </w:r>
      <w:commentRangeEnd w:id="191"/>
      <w:r w:rsidRPr="000978B5">
        <w:rPr>
          <w:rStyle w:val="CommentReference"/>
          <w:sz w:val="24"/>
          <w:szCs w:val="24"/>
        </w:rPr>
        <w:commentReference w:id="191"/>
      </w:r>
      <w:commentRangeEnd w:id="186"/>
      <w:r w:rsidR="00177F0D" w:rsidRPr="000978B5">
        <w:rPr>
          <w:rStyle w:val="CommentReference"/>
          <w:sz w:val="24"/>
          <w:szCs w:val="24"/>
        </w:rPr>
        <w:commentReference w:id="186"/>
      </w:r>
    </w:p>
    <w:p w14:paraId="238B3A3C" w14:textId="74EEA92D" w:rsidR="00C711A8" w:rsidRPr="000978B5" w:rsidRDefault="00105E48" w:rsidP="00760BF7">
      <w:pPr>
        <w:pStyle w:val="NRELBullet01"/>
      </w:pPr>
      <w:r w:rsidRPr="000978B5">
        <w:t xml:space="preserve">There are many possible estimation functions and dimming strategies that could be implemented, and this study chooses a single set of parameters that we consider to be reasonable and generalizable, but these choices will have an impact on results. </w:t>
      </w:r>
      <w:r w:rsidR="00435E91" w:rsidRPr="000978B5">
        <w:t>First, t</w:t>
      </w:r>
      <w:commentRangeStart w:id="192"/>
      <w:r w:rsidR="005379C7" w:rsidRPr="000978B5">
        <w:t>his</w:t>
      </w:r>
      <w:commentRangeEnd w:id="192"/>
      <w:r w:rsidR="00BE1628" w:rsidRPr="000978B5">
        <w:rPr>
          <w:rStyle w:val="CommentReference"/>
          <w:sz w:val="24"/>
          <w:szCs w:val="24"/>
        </w:rPr>
        <w:commentReference w:id="192"/>
      </w:r>
      <w:r w:rsidR="005379C7" w:rsidRPr="000978B5">
        <w:t xml:space="preserve"> measure relies on the user-provided inputs of dispatch schedule, for which several options are developed and provided in the “Dispatch Schedule Generation” method. </w:t>
      </w:r>
      <w:commentRangeStart w:id="193"/>
      <w:r w:rsidR="005379C7" w:rsidRPr="000978B5">
        <w:t>Different</w:t>
      </w:r>
      <w:commentRangeEnd w:id="193"/>
      <w:r w:rsidR="005379C7" w:rsidRPr="000978B5">
        <w:rPr>
          <w:rStyle w:val="CommentReference"/>
          <w:sz w:val="24"/>
          <w:szCs w:val="24"/>
        </w:rPr>
        <w:commentReference w:id="193"/>
      </w:r>
      <w:r w:rsidR="005379C7" w:rsidRPr="000978B5">
        <w:t xml:space="preserve"> options yield distinctive dispatch time windows: perfect match to daily peak load (perfect prediction), a mimic of advanced application with uncertainty (bin</w:t>
      </w:r>
      <w:r w:rsidR="00295A6C">
        <w:t xml:space="preserve"> </w:t>
      </w:r>
      <w:r w:rsidR="005379C7" w:rsidRPr="000978B5">
        <w:t xml:space="preserve">sampling), or fixed dispatch schedules by season and region (fixed schedule). </w:t>
      </w:r>
      <w:r w:rsidR="00B86708" w:rsidRPr="000978B5">
        <w:t>The performance of the measure with dispatch windows perfectly matching to daily peak load represents the “best scenario” of actual implementation of the measure in</w:t>
      </w:r>
      <w:r w:rsidR="00906FD4">
        <w:t xml:space="preserve"> the</w:t>
      </w:r>
      <w:r w:rsidR="00B86708" w:rsidRPr="000978B5">
        <w:t xml:space="preserve"> real world</w:t>
      </w:r>
      <w:r w:rsidR="00237B2B" w:rsidRPr="000978B5">
        <w:t>, where</w:t>
      </w:r>
      <w:r w:rsidR="00A27CDD" w:rsidRPr="000978B5">
        <w:t xml:space="preserve"> </w:t>
      </w:r>
      <w:r w:rsidR="007109DC" w:rsidRPr="000978B5">
        <w:t xml:space="preserve">daily peak load </w:t>
      </w:r>
      <w:r w:rsidR="00F968CE" w:rsidRPr="000978B5">
        <w:t>might be unpredictable</w:t>
      </w:r>
      <w:r w:rsidR="00B86708" w:rsidRPr="000978B5">
        <w:t xml:space="preserve">. </w:t>
      </w:r>
      <w:r w:rsidR="005379C7" w:rsidRPr="000978B5">
        <w:t xml:space="preserve">The differences in performance of different options and the limitations and concerns of the dispatch window generation method described in </w:t>
      </w:r>
      <w:r w:rsidR="00906FD4" w:rsidRPr="00AD7D59">
        <w:rPr>
          <w:i/>
        </w:rPr>
        <w:t xml:space="preserve">End-Use Savings Shapes Measure </w:t>
      </w:r>
      <w:r w:rsidR="005379C7" w:rsidRPr="00AD7D59" w:rsidDel="00906FD4">
        <w:rPr>
          <w:i/>
        </w:rPr>
        <w:t>Documentation</w:t>
      </w:r>
      <w:r w:rsidR="005379C7" w:rsidRPr="00AD7D59">
        <w:rPr>
          <w:i/>
        </w:rPr>
        <w:t>: Dispatch Schedule Generation for Demand Flexibility Measures</w:t>
      </w:r>
      <w:r w:rsidR="005379C7" w:rsidRPr="000978B5">
        <w:t xml:space="preserve"> also apply to the implementation of this measure. For example, the objective function generating daily dispatch window</w:t>
      </w:r>
      <w:r w:rsidR="003C54B0" w:rsidRPr="000978B5">
        <w:t>s</w:t>
      </w:r>
      <w:r w:rsidR="005379C7" w:rsidRPr="000978B5">
        <w:t xml:space="preserve"> could vary depending on measure, such as emission reduction or utility cost savings. The input parameters of a selected dispatch schedule generation method also play a significant </w:t>
      </w:r>
      <w:r w:rsidR="005379C7" w:rsidRPr="000978B5">
        <w:lastRenderedPageBreak/>
        <w:t xml:space="preserve">role in the performance, such as dimming percentage value and length of peak window, and the impact may vary depending on building properties and weather conditions. We applied simple parametric analysis on the input parameters to justify the selection of default values, </w:t>
      </w:r>
      <w:commentRangeStart w:id="194"/>
      <w:r w:rsidR="005379C7" w:rsidRPr="000978B5">
        <w:t>but detailed fine</w:t>
      </w:r>
      <w:r w:rsidR="00DE209C">
        <w:t>-</w:t>
      </w:r>
      <w:r w:rsidR="005379C7" w:rsidRPr="000978B5">
        <w:t xml:space="preserve">tuning </w:t>
      </w:r>
      <w:r w:rsidR="002C0F3E" w:rsidRPr="000978B5">
        <w:t xml:space="preserve">and other practical considerations are </w:t>
      </w:r>
      <w:r w:rsidR="005379C7" w:rsidRPr="000978B5">
        <w:t xml:space="preserve">needed </w:t>
      </w:r>
      <w:r w:rsidR="00DE209C">
        <w:t>to</w:t>
      </w:r>
      <w:r w:rsidR="005379C7" w:rsidRPr="000978B5">
        <w:t xml:space="preserve"> determin</w:t>
      </w:r>
      <w:r w:rsidR="00DE209C">
        <w:t>e the</w:t>
      </w:r>
      <w:r w:rsidR="005379C7" w:rsidRPr="000978B5">
        <w:t xml:space="preserve"> best parameter set(s)</w:t>
      </w:r>
      <w:r w:rsidR="00641FDC" w:rsidRPr="000978B5">
        <w:t xml:space="preserve"> for specific building(s)</w:t>
      </w:r>
      <w:r w:rsidR="005379C7" w:rsidRPr="000978B5">
        <w:t>.</w:t>
      </w:r>
      <w:commentRangeEnd w:id="194"/>
      <w:r w:rsidR="0099768A" w:rsidRPr="000978B5">
        <w:rPr>
          <w:rStyle w:val="CommentReference"/>
          <w:sz w:val="24"/>
          <w:szCs w:val="24"/>
        </w:rPr>
        <w:commentReference w:id="194"/>
      </w:r>
    </w:p>
    <w:p w14:paraId="30C61779" w14:textId="0E71F36F" w:rsidR="005C5F74" w:rsidRPr="000978B5" w:rsidRDefault="005379C7" w:rsidP="00760BF7">
      <w:pPr>
        <w:pStyle w:val="NRELBullet01"/>
      </w:pPr>
      <w:r w:rsidRPr="000978B5">
        <w:t xml:space="preserve">The current scope </w:t>
      </w:r>
      <w:r w:rsidR="00C6403A" w:rsidRPr="000978B5">
        <w:t>of applicable</w:t>
      </w:r>
      <w:r w:rsidRPr="000978B5">
        <w:t xml:space="preserve"> building type</w:t>
      </w:r>
      <w:r w:rsidR="00C6403A" w:rsidRPr="000978B5">
        <w:t>s</w:t>
      </w:r>
      <w:r w:rsidRPr="000978B5">
        <w:t xml:space="preserve"> </w:t>
      </w:r>
      <w:r w:rsidR="00C6403A" w:rsidRPr="000978B5">
        <w:t>is</w:t>
      </w:r>
      <w:r w:rsidRPr="000978B5">
        <w:t xml:space="preserve"> </w:t>
      </w:r>
      <w:r w:rsidR="00A32343" w:rsidRPr="000978B5">
        <w:t xml:space="preserve">limited </w:t>
      </w:r>
      <w:r w:rsidRPr="000978B5">
        <w:t>to offices, schools</w:t>
      </w:r>
      <w:r w:rsidR="008E746A">
        <w:t>,</w:t>
      </w:r>
      <w:r w:rsidRPr="000978B5">
        <w:t xml:space="preserve"> and warehouses</w:t>
      </w:r>
      <w:r w:rsidR="00175E74" w:rsidRPr="000978B5">
        <w:t xml:space="preserve">, with </w:t>
      </w:r>
      <w:r w:rsidR="00A32343" w:rsidRPr="000978B5">
        <w:t xml:space="preserve">a </w:t>
      </w:r>
      <w:r w:rsidR="00175E74" w:rsidRPr="000978B5">
        <w:t>simplified control strategy</w:t>
      </w:r>
      <w:r w:rsidR="00A32343" w:rsidRPr="000978B5">
        <w:t>—</w:t>
      </w:r>
      <w:r w:rsidR="00175E74" w:rsidRPr="000978B5">
        <w:t>uniform relative change throughout the building</w:t>
      </w:r>
      <w:r w:rsidRPr="000978B5">
        <w:t xml:space="preserve">. As discussed in Section </w:t>
      </w:r>
      <w:r w:rsidR="007D5292">
        <w:fldChar w:fldCharType="begin"/>
      </w:r>
      <w:ins w:id="195" w:author="Deneen, Michael" w:date="2024-12-31T15:53:00Z" w16du:dateUtc="2024-12-31T22:53:00Z">
        <w:r w:rsidR="007D5292">
          <w:instrText xml:space="preserve"> REF _Ref186552796 \w \h </w:instrText>
        </w:r>
      </w:ins>
      <w:r w:rsidR="007D5292">
        <w:fldChar w:fldCharType="separate"/>
      </w:r>
      <w:r w:rsidR="007D5292">
        <w:t>3.1</w:t>
      </w:r>
      <w:r w:rsidR="007D5292">
        <w:fldChar w:fldCharType="end"/>
      </w:r>
      <w:r w:rsidRPr="000978B5">
        <w:t xml:space="preserve">, different building types can have different </w:t>
      </w:r>
      <w:r w:rsidR="00C6403A" w:rsidRPr="000978B5">
        <w:t xml:space="preserve">practical concerns when applying </w:t>
      </w:r>
      <w:r w:rsidRPr="000978B5">
        <w:t xml:space="preserve">demand flexibility </w:t>
      </w:r>
      <w:r w:rsidR="00C6403A" w:rsidRPr="000978B5">
        <w:t>strategies</w:t>
      </w:r>
      <w:r w:rsidRPr="000978B5">
        <w:t>.</w:t>
      </w:r>
      <w:r w:rsidR="00C6403A" w:rsidRPr="000978B5">
        <w:t xml:space="preserve"> </w:t>
      </w:r>
      <w:commentRangeStart w:id="196"/>
      <w:commentRangeStart w:id="197"/>
      <w:r w:rsidR="00C6403A" w:rsidRPr="000978B5">
        <w:t>For example, lighting control</w:t>
      </w:r>
      <w:r w:rsidR="00175E74" w:rsidRPr="000978B5">
        <w:t>s</w:t>
      </w:r>
      <w:r w:rsidR="00C6403A" w:rsidRPr="000978B5">
        <w:t xml:space="preserve"> in warehouses could have minim</w:t>
      </w:r>
      <w:r w:rsidR="00663A11" w:rsidRPr="000978B5">
        <w:t>al</w:t>
      </w:r>
      <w:r w:rsidR="00C6403A" w:rsidRPr="000978B5">
        <w:t xml:space="preserve"> impact on occupant</w:t>
      </w:r>
      <w:r w:rsidR="0099768A" w:rsidRPr="000978B5">
        <w:t>s</w:t>
      </w:r>
      <w:r w:rsidR="00C6403A" w:rsidRPr="000978B5">
        <w:t xml:space="preserve"> due to low occupancy, while the occupancy distributions in schools are much more complicated and dynamic</w:t>
      </w:r>
      <w:r w:rsidR="006C3E1C" w:rsidRPr="000978B5">
        <w:t xml:space="preserve">. </w:t>
      </w:r>
      <w:r w:rsidR="007707F5" w:rsidRPr="000978B5">
        <w:t>T</w:t>
      </w:r>
      <w:r w:rsidR="00C6403A" w:rsidRPr="000978B5">
        <w:t xml:space="preserve">he ranges of acceptable visual environment vary depending on </w:t>
      </w:r>
      <w:r w:rsidR="00175E74" w:rsidRPr="000978B5">
        <w:t xml:space="preserve">the functions of </w:t>
      </w:r>
      <w:r w:rsidR="00C6403A" w:rsidRPr="000978B5">
        <w:t>spaces</w:t>
      </w:r>
      <w:r w:rsidR="00175E74" w:rsidRPr="000978B5">
        <w:t xml:space="preserve"> and real-time occupancy status</w:t>
      </w:r>
      <w:r w:rsidR="00337D3F" w:rsidRPr="000978B5">
        <w:t>.</w:t>
      </w:r>
      <w:r w:rsidR="00175E74" w:rsidRPr="000978B5">
        <w:t xml:space="preserve"> </w:t>
      </w:r>
      <w:r w:rsidR="00337D3F" w:rsidRPr="000978B5">
        <w:t xml:space="preserve">Such </w:t>
      </w:r>
      <w:r w:rsidR="00CD5B68" w:rsidRPr="000978B5">
        <w:t>distinction</w:t>
      </w:r>
      <w:r w:rsidR="00A11784" w:rsidRPr="000978B5">
        <w:t>s</w:t>
      </w:r>
      <w:r w:rsidR="00175E74" w:rsidRPr="000978B5">
        <w:t xml:space="preserve"> require careful and comprehensive research to transform the proposed strategy into practical applications, such as integration with occupancy </w:t>
      </w:r>
      <w:r w:rsidR="00A11784" w:rsidRPr="000978B5">
        <w:t>sensor-based</w:t>
      </w:r>
      <w:r w:rsidR="00175E74" w:rsidRPr="000978B5">
        <w:t xml:space="preserve"> control (e.g. prioritizing comfort criterion in occupied space and </w:t>
      </w:r>
      <w:r w:rsidR="005C5F74" w:rsidRPr="000978B5">
        <w:t>turning lights off in unoccupied area</w:t>
      </w:r>
      <w:r w:rsidR="00175E74" w:rsidRPr="000978B5">
        <w:t>).</w:t>
      </w:r>
      <w:commentRangeEnd w:id="196"/>
      <w:r w:rsidR="003B32D9" w:rsidRPr="000978B5">
        <w:rPr>
          <w:rStyle w:val="CommentReference"/>
          <w:sz w:val="24"/>
          <w:szCs w:val="24"/>
        </w:rPr>
        <w:commentReference w:id="196"/>
      </w:r>
      <w:commentRangeEnd w:id="197"/>
      <w:r w:rsidRPr="000978B5">
        <w:rPr>
          <w:rStyle w:val="CommentReference"/>
          <w:sz w:val="24"/>
          <w:szCs w:val="24"/>
        </w:rPr>
        <w:commentReference w:id="197"/>
      </w:r>
      <w:r w:rsidR="00A11784" w:rsidRPr="000978B5">
        <w:t xml:space="preserve"> </w:t>
      </w:r>
      <w:commentRangeStart w:id="198"/>
      <w:r w:rsidR="00A11784" w:rsidRPr="000978B5">
        <w:t>We have chosen applicability of building types</w:t>
      </w:r>
      <w:r w:rsidR="00C479E8" w:rsidRPr="000978B5">
        <w:t xml:space="preserve"> </w:t>
      </w:r>
      <w:r w:rsidR="00186B42" w:rsidRPr="000978B5">
        <w:t>assuming</w:t>
      </w:r>
      <w:r w:rsidR="00A11784" w:rsidRPr="000978B5">
        <w:t xml:space="preserve"> </w:t>
      </w:r>
      <w:r w:rsidR="00186B42" w:rsidRPr="000978B5">
        <w:t>dimming in all co</w:t>
      </w:r>
      <w:r w:rsidR="00FF5414" w:rsidRPr="000978B5">
        <w:t>nta</w:t>
      </w:r>
      <w:r w:rsidR="00186B42" w:rsidRPr="000978B5">
        <w:t>ined</w:t>
      </w:r>
      <w:r w:rsidR="00C479E8" w:rsidRPr="000978B5">
        <w:t xml:space="preserve"> </w:t>
      </w:r>
      <w:r w:rsidR="00A11784" w:rsidRPr="000978B5">
        <w:t>space types</w:t>
      </w:r>
      <w:r w:rsidR="00EB36DD" w:rsidRPr="000978B5">
        <w:t xml:space="preserve"> in a </w:t>
      </w:r>
      <w:r w:rsidR="00F3716C" w:rsidRPr="000978B5">
        <w:t>building, and</w:t>
      </w:r>
      <w:r w:rsidR="00A11784" w:rsidRPr="000978B5">
        <w:t xml:space="preserve"> </w:t>
      </w:r>
      <w:r w:rsidR="00C479E8" w:rsidRPr="000978B5">
        <w:t xml:space="preserve">upgraded </w:t>
      </w:r>
      <w:r w:rsidR="00A11784" w:rsidRPr="000978B5">
        <w:t>lighting tech</w:t>
      </w:r>
      <w:r w:rsidR="00C479E8" w:rsidRPr="000978B5">
        <w:t xml:space="preserve">nology to make </w:t>
      </w:r>
      <w:r w:rsidR="002C553B">
        <w:t>demand flexibility</w:t>
      </w:r>
      <w:r w:rsidR="00C479E8" w:rsidRPr="000978B5">
        <w:t xml:space="preserve"> control possible</w:t>
      </w:r>
      <w:r w:rsidR="00EA15D2" w:rsidRPr="000978B5">
        <w:t xml:space="preserve"> and generalizable</w:t>
      </w:r>
      <w:r w:rsidR="00EB36DD" w:rsidRPr="000978B5">
        <w:t>.</w:t>
      </w:r>
      <w:r w:rsidR="00A11784" w:rsidRPr="000978B5">
        <w:t xml:space="preserve"> </w:t>
      </w:r>
      <w:r w:rsidR="00F3716C" w:rsidRPr="000978B5">
        <w:t>Such selection</w:t>
      </w:r>
      <w:r w:rsidR="00A11784" w:rsidRPr="000978B5">
        <w:t xml:space="preserve"> </w:t>
      </w:r>
      <w:r w:rsidR="00BB69CC" w:rsidRPr="000978B5">
        <w:t xml:space="preserve">lost </w:t>
      </w:r>
      <w:r w:rsidR="00236795" w:rsidRPr="000978B5">
        <w:t>some exten</w:t>
      </w:r>
      <w:r w:rsidR="001964B9">
        <w:t>t</w:t>
      </w:r>
      <w:r w:rsidR="00236795" w:rsidRPr="000978B5">
        <w:t xml:space="preserve"> of potential evaluation</w:t>
      </w:r>
      <w:r w:rsidR="00755014" w:rsidRPr="000978B5">
        <w:t xml:space="preserve"> for a certain number of building types </w:t>
      </w:r>
      <w:r w:rsidR="009E6955" w:rsidRPr="000978B5">
        <w:t>(e.g.</w:t>
      </w:r>
      <w:r w:rsidR="001964B9">
        <w:t>,</w:t>
      </w:r>
      <w:r w:rsidR="009E6955" w:rsidRPr="000978B5">
        <w:t xml:space="preserve"> hotels)</w:t>
      </w:r>
      <w:r w:rsidR="00BB69CC" w:rsidRPr="000978B5">
        <w:t xml:space="preserve"> </w:t>
      </w:r>
      <w:r w:rsidR="009E6955" w:rsidRPr="000978B5">
        <w:t>that are not generalizable</w:t>
      </w:r>
      <w:r w:rsidR="008C726C" w:rsidRPr="000978B5">
        <w:t xml:space="preserve"> for now</w:t>
      </w:r>
      <w:r w:rsidR="00EA15D2" w:rsidRPr="000978B5">
        <w:t xml:space="preserve"> due to </w:t>
      </w:r>
      <w:r w:rsidR="0007311F" w:rsidRPr="000978B5">
        <w:t>lack of technical references and standardizations (in stock level).</w:t>
      </w:r>
      <w:commentRangeEnd w:id="198"/>
      <w:r w:rsidR="00FE7B0B" w:rsidRPr="000978B5">
        <w:rPr>
          <w:rStyle w:val="CommentReference"/>
          <w:sz w:val="24"/>
          <w:szCs w:val="24"/>
        </w:rPr>
        <w:commentReference w:id="198"/>
      </w:r>
    </w:p>
    <w:p w14:paraId="1D558AA1" w14:textId="24C33CAB" w:rsidR="00B07A10" w:rsidRPr="000978B5" w:rsidRDefault="00232484" w:rsidP="00D14EB8">
      <w:pPr>
        <w:pStyle w:val="NRELBullet01"/>
      </w:pPr>
      <w:commentRangeStart w:id="199"/>
      <w:commentRangeStart w:id="200"/>
      <w:r w:rsidRPr="000978B5">
        <w:t>This measure uses individual building-level daily peak load reduction</w:t>
      </w:r>
      <w:r w:rsidR="00416673" w:rsidRPr="000978B5">
        <w:t xml:space="preserve"> or emission reduction</w:t>
      </w:r>
      <w:r w:rsidRPr="000978B5">
        <w:t xml:space="preserve"> as the objective function. There are many other objective functions that have different, possibly conflicting goals, such as grid</w:t>
      </w:r>
      <w:r w:rsidR="00416673" w:rsidRPr="000978B5">
        <w:t>-</w:t>
      </w:r>
      <w:r w:rsidRPr="000978B5">
        <w:t xml:space="preserve">level peak reductions, </w:t>
      </w:r>
      <w:r w:rsidR="0092658E" w:rsidRPr="000978B5">
        <w:t>grid-level operating cost reductions</w:t>
      </w:r>
      <w:r w:rsidRPr="000978B5">
        <w:t xml:space="preserve">, and building-level utility bill reductions. </w:t>
      </w:r>
      <w:r w:rsidR="00330741" w:rsidRPr="000978B5">
        <w:t>W</w:t>
      </w:r>
      <w:r w:rsidR="005379C7" w:rsidRPr="000978B5">
        <w:t>e are targeting daily peak load reduction</w:t>
      </w:r>
      <w:r w:rsidR="00330741" w:rsidRPr="000978B5">
        <w:t xml:space="preserve"> or emission reduction</w:t>
      </w:r>
      <w:r w:rsidR="005379C7" w:rsidRPr="000978B5">
        <w:t xml:space="preserve"> from the </w:t>
      </w:r>
      <w:r w:rsidR="00330741" w:rsidRPr="000978B5">
        <w:t>prospect</w:t>
      </w:r>
      <w:r w:rsidR="005379C7" w:rsidRPr="000978B5">
        <w:t xml:space="preserve"> of individual building</w:t>
      </w:r>
      <w:r w:rsidR="00314F8D">
        <w:t>s</w:t>
      </w:r>
      <w:r w:rsidR="005379C7" w:rsidRPr="000978B5">
        <w:t xml:space="preserve"> instead of the grid demand needs.</w:t>
      </w:r>
      <w:r w:rsidR="005C5F74" w:rsidRPr="000978B5">
        <w:t xml:space="preserve"> This might lead to load management conflicts between single building</w:t>
      </w:r>
      <w:r w:rsidR="00314F8D">
        <w:t>s</w:t>
      </w:r>
      <w:r w:rsidR="005C5F74" w:rsidRPr="000978B5">
        <w:t xml:space="preserve"> and the grid. We plan to add the objective of bill cost reduction in the future to align the demand control of building</w:t>
      </w:r>
      <w:r w:rsidR="00314F8D">
        <w:t>s</w:t>
      </w:r>
      <w:r w:rsidR="005C5F74" w:rsidRPr="000978B5">
        <w:t xml:space="preserve"> with the grid demand management strategy through the medium of utility </w:t>
      </w:r>
      <w:commentRangeStart w:id="201"/>
      <w:commentRangeStart w:id="202"/>
      <w:r w:rsidR="005C5F74" w:rsidRPr="000978B5">
        <w:t>rates</w:t>
      </w:r>
      <w:commentRangeEnd w:id="201"/>
      <w:r w:rsidR="00EA5407" w:rsidRPr="000978B5">
        <w:rPr>
          <w:rStyle w:val="CommentReference"/>
          <w:sz w:val="24"/>
          <w:szCs w:val="24"/>
        </w:rPr>
        <w:commentReference w:id="201"/>
      </w:r>
      <w:commentRangeEnd w:id="202"/>
      <w:r w:rsidRPr="000978B5">
        <w:rPr>
          <w:rStyle w:val="CommentReference"/>
          <w:sz w:val="24"/>
          <w:szCs w:val="24"/>
        </w:rPr>
        <w:commentReference w:id="202"/>
      </w:r>
      <w:r w:rsidR="005C5F74" w:rsidRPr="000978B5">
        <w:t>.</w:t>
      </w:r>
      <w:commentRangeEnd w:id="199"/>
      <w:r w:rsidR="005C7061" w:rsidRPr="000978B5">
        <w:rPr>
          <w:rStyle w:val="CommentReference"/>
          <w:sz w:val="24"/>
          <w:szCs w:val="24"/>
        </w:rPr>
        <w:commentReference w:id="199"/>
      </w:r>
      <w:commentRangeEnd w:id="200"/>
      <w:r w:rsidRPr="000978B5">
        <w:rPr>
          <w:rStyle w:val="CommentReference"/>
          <w:sz w:val="24"/>
          <w:szCs w:val="24"/>
        </w:rPr>
        <w:commentReference w:id="200"/>
      </w:r>
    </w:p>
    <w:p w14:paraId="05605E63" w14:textId="3CB6DFC0" w:rsidR="0092658E" w:rsidRPr="000978B5" w:rsidRDefault="00330741" w:rsidP="00D14EB8">
      <w:pPr>
        <w:pStyle w:val="NRELBullet01"/>
      </w:pPr>
      <w:commentRangeStart w:id="203"/>
      <w:r w:rsidRPr="000978B5">
        <w:t>W</w:t>
      </w:r>
      <w:commentRangeStart w:id="204"/>
      <w:r w:rsidR="0092658E" w:rsidRPr="000978B5">
        <w:t>e do not limit the number of days (events)</w:t>
      </w:r>
      <w:commentRangeEnd w:id="204"/>
      <w:r w:rsidR="0092658E" w:rsidRPr="000978B5">
        <w:rPr>
          <w:rStyle w:val="CommentReference"/>
          <w:sz w:val="24"/>
          <w:szCs w:val="24"/>
        </w:rPr>
        <w:commentReference w:id="204"/>
      </w:r>
      <w:r w:rsidRPr="000978B5">
        <w:t xml:space="preserve"> and fix the duration of daily dispatch window for demand response control, as</w:t>
      </w:r>
      <w:r w:rsidR="000B75AC" w:rsidRPr="000978B5">
        <w:t xml:space="preserve"> we are investigating the maximum potential of applying </w:t>
      </w:r>
      <w:r w:rsidR="00E853CB">
        <w:t>demand flexibility</w:t>
      </w:r>
      <w:r w:rsidR="00E52ECB" w:rsidRPr="000978B5">
        <w:t xml:space="preserve"> measures in the stock level, but actual implementation </w:t>
      </w:r>
      <w:r w:rsidR="00A66FE4" w:rsidRPr="000978B5">
        <w:t xml:space="preserve">of </w:t>
      </w:r>
      <w:r w:rsidR="00E853CB">
        <w:t>demand flexibility</w:t>
      </w:r>
      <w:r w:rsidR="00A66FE4" w:rsidRPr="000978B5">
        <w:t xml:space="preserve"> strategy </w:t>
      </w:r>
      <w:r w:rsidR="00E52ECB" w:rsidRPr="000978B5">
        <w:t xml:space="preserve">may be far less </w:t>
      </w:r>
      <w:r w:rsidR="004D3DFD" w:rsidRPr="000978B5">
        <w:t xml:space="preserve">frequent </w:t>
      </w:r>
      <w:r w:rsidR="00E52ECB" w:rsidRPr="000978B5">
        <w:t xml:space="preserve">than </w:t>
      </w:r>
      <w:r w:rsidR="004D3DFD" w:rsidRPr="000978B5">
        <w:t>daily</w:t>
      </w:r>
      <w:r w:rsidR="00E52ECB" w:rsidRPr="000978B5">
        <w:t>,</w:t>
      </w:r>
      <w:r w:rsidR="004D3DFD" w:rsidRPr="000978B5">
        <w:t xml:space="preserve"> such as </w:t>
      </w:r>
      <w:r w:rsidR="003A2530" w:rsidRPr="000978B5">
        <w:t>10</w:t>
      </w:r>
      <w:r w:rsidR="00E853CB">
        <w:t>–</w:t>
      </w:r>
      <w:r w:rsidR="003A2530" w:rsidRPr="000978B5">
        <w:t xml:space="preserve">15 events per season in </w:t>
      </w:r>
      <w:r w:rsidR="004D3DFD" w:rsidRPr="000978B5">
        <w:t>typical demand response programs,</w:t>
      </w:r>
      <w:r w:rsidR="00E52ECB" w:rsidRPr="000978B5">
        <w:t xml:space="preserve"> which would impact results</w:t>
      </w:r>
      <w:commentRangeEnd w:id="203"/>
      <w:r w:rsidR="00634F79" w:rsidRPr="000978B5">
        <w:rPr>
          <w:rStyle w:val="CommentReference"/>
          <w:sz w:val="24"/>
          <w:szCs w:val="24"/>
        </w:rPr>
        <w:commentReference w:id="203"/>
      </w:r>
      <w:r w:rsidR="004D3DFD" w:rsidRPr="000978B5">
        <w:t>.</w:t>
      </w:r>
      <w:r w:rsidR="00132763" w:rsidRPr="000978B5">
        <w:t xml:space="preserve"> </w:t>
      </w:r>
      <w:r w:rsidR="00924ED7" w:rsidRPr="000978B5">
        <w:t xml:space="preserve">This daily </w:t>
      </w:r>
      <w:r w:rsidR="00235469" w:rsidRPr="000978B5">
        <w:t xml:space="preserve">load shedding strategy </w:t>
      </w:r>
      <w:r w:rsidR="00325DC8" w:rsidRPr="000978B5">
        <w:t xml:space="preserve">aims to </w:t>
      </w:r>
      <w:r w:rsidR="007D73D1" w:rsidRPr="000978B5">
        <w:t>aggregate</w:t>
      </w:r>
      <w:r w:rsidR="00325DC8" w:rsidRPr="000978B5">
        <w:t xml:space="preserve"> </w:t>
      </w:r>
      <w:r w:rsidR="000C589A" w:rsidRPr="000978B5">
        <w:t>individual building</w:t>
      </w:r>
      <w:r w:rsidR="003F26D6">
        <w:t>s</w:t>
      </w:r>
      <w:r w:rsidR="00C463EA" w:rsidRPr="000978B5">
        <w:t>’ daily operation</w:t>
      </w:r>
      <w:r w:rsidR="003F26D6">
        <w:t>s</w:t>
      </w:r>
      <w:r w:rsidR="007D73D1" w:rsidRPr="000978B5">
        <w:t xml:space="preserve"> </w:t>
      </w:r>
      <w:r w:rsidR="00F9305A" w:rsidRPr="000978B5">
        <w:t>to evaluate</w:t>
      </w:r>
      <w:r w:rsidR="0077656E" w:rsidRPr="000978B5">
        <w:t xml:space="preserve"> the potential demand flexibility</w:t>
      </w:r>
      <w:r w:rsidR="00AE24B9" w:rsidRPr="000978B5">
        <w:t xml:space="preserve"> </w:t>
      </w:r>
      <w:r w:rsidR="0077656E" w:rsidRPr="000978B5">
        <w:t>in the stock level</w:t>
      </w:r>
      <w:r w:rsidR="00146967" w:rsidRPr="000978B5">
        <w:t xml:space="preserve">, </w:t>
      </w:r>
      <w:r w:rsidR="009C56BD" w:rsidRPr="000978B5">
        <w:t>given the assumption that</w:t>
      </w:r>
      <w:r w:rsidR="00947721" w:rsidRPr="000978B5">
        <w:t xml:space="preserve"> </w:t>
      </w:r>
      <w:r w:rsidR="009E0080" w:rsidRPr="000978B5">
        <w:t>operations providing</w:t>
      </w:r>
      <w:r w:rsidR="009C56BD" w:rsidRPr="000978B5">
        <w:t xml:space="preserve"> daily </w:t>
      </w:r>
      <w:r w:rsidR="00947721" w:rsidRPr="000978B5">
        <w:t xml:space="preserve">load shed </w:t>
      </w:r>
      <w:r w:rsidR="008D5008" w:rsidRPr="000978B5">
        <w:t>are</w:t>
      </w:r>
      <w:r w:rsidR="009E0080" w:rsidRPr="000978B5">
        <w:t xml:space="preserve"> feasible and </w:t>
      </w:r>
      <w:r w:rsidR="002372F1" w:rsidRPr="000978B5">
        <w:t xml:space="preserve">the affected comfort range is </w:t>
      </w:r>
      <w:r w:rsidR="009E0080" w:rsidRPr="000978B5">
        <w:t>acceptable</w:t>
      </w:r>
      <w:r w:rsidR="0088098A" w:rsidRPr="000978B5">
        <w:t>, even if the economic benefit (bill savings) would be comparatively small</w:t>
      </w:r>
      <w:r w:rsidR="00F315DA" w:rsidRPr="000978B5">
        <w:t>.</w:t>
      </w:r>
    </w:p>
    <w:p w14:paraId="75B3FE0E" w14:textId="77777777" w:rsidR="00B07A10" w:rsidRPr="000978B5" w:rsidRDefault="00B07A10" w:rsidP="00E81A8A">
      <w:pPr>
        <w:rPr>
          <w:rFonts w:ascii="Arial" w:eastAsia="Times" w:hAnsi="Arial" w:cs="Arial"/>
          <w:b/>
          <w:bCs/>
          <w:iCs/>
          <w:color w:val="0079BF"/>
          <w:kern w:val="24"/>
          <w:sz w:val="36"/>
          <w:szCs w:val="28"/>
        </w:rPr>
      </w:pPr>
      <w:r w:rsidRPr="000978B5">
        <w:br w:type="page"/>
      </w:r>
    </w:p>
    <w:p w14:paraId="15264870" w14:textId="77777777" w:rsidR="00B07A10" w:rsidRPr="000978B5" w:rsidRDefault="00B07A10" w:rsidP="00126096">
      <w:pPr>
        <w:pStyle w:val="NRELHead01Numbered"/>
      </w:pPr>
      <w:bookmarkStart w:id="205" w:name="_Toc185837479"/>
      <w:bookmarkStart w:id="206" w:name="_Toc187938245"/>
      <w:r w:rsidRPr="000978B5">
        <w:lastRenderedPageBreak/>
        <w:t>Output Variables</w:t>
      </w:r>
      <w:bookmarkEnd w:id="205"/>
      <w:bookmarkEnd w:id="206"/>
    </w:p>
    <w:p w14:paraId="78B5B325" w14:textId="42ABC736" w:rsidR="00B07A10" w:rsidRPr="000978B5" w:rsidRDefault="003F26D6" w:rsidP="007C4C8C">
      <w:pPr>
        <w:pStyle w:val="NRELBodyText"/>
      </w:pPr>
      <w:r>
        <w:fldChar w:fldCharType="begin"/>
      </w:r>
      <w:r>
        <w:instrText xml:space="preserve"> REF _Ref186553018 \h </w:instrText>
      </w:r>
      <w:r>
        <w:fldChar w:fldCharType="separate"/>
      </w:r>
      <w:r w:rsidRPr="000978B5">
        <w:t>Tabl</w:t>
      </w:r>
      <w:r>
        <w:t>e 5</w:t>
      </w:r>
      <w:r>
        <w:fldChar w:fldCharType="end"/>
      </w:r>
      <w:r w:rsidR="00B07A10" w:rsidRPr="000978B5">
        <w:fldChar w:fldCharType="begin"/>
      </w:r>
      <w:r w:rsidR="00B07A10" w:rsidRPr="000978B5">
        <w:instrText xml:space="preserve"> REF _Ref130287810 \h  \* MERGEFORMAT </w:instrText>
      </w:r>
      <w:r w:rsidR="00B07A10" w:rsidRPr="000978B5">
        <w:fldChar w:fldCharType="end"/>
      </w:r>
      <w:r w:rsidR="00B07A10" w:rsidRPr="000978B5">
        <w:t xml:space="preserve"> includes a list of output variables that are calculated in ComStock. These variables are important in terms of understanding the differences between buildings with and without the </w:t>
      </w:r>
      <w:r w:rsidR="005D6515" w:rsidRPr="000978B5">
        <w:t xml:space="preserve">lighting control for </w:t>
      </w:r>
      <w:r w:rsidR="00E757F8">
        <w:t>emissions reduction</w:t>
      </w:r>
      <w:r w:rsidR="00B07A10" w:rsidRPr="000978B5">
        <w:t xml:space="preserve"> measure applied. These output variables can also be used for understanding the economics of the upgrade (e.g., return on investment) if cost information (i.e., material, labor, and maintenance costs for technology implementation) is available. </w:t>
      </w:r>
    </w:p>
    <w:p w14:paraId="6DA69710" w14:textId="580560B5" w:rsidR="00B07A10" w:rsidRPr="000978B5" w:rsidRDefault="00603D12" w:rsidP="007C4C8C">
      <w:pPr>
        <w:pStyle w:val="NRELTableCaption"/>
      </w:pPr>
      <w:bookmarkStart w:id="207" w:name="_Ref186553018"/>
      <w:bookmarkStart w:id="208" w:name="_Toc130979478"/>
      <w:bookmarkStart w:id="209" w:name="_Toc187939861"/>
      <w:r w:rsidRPr="000978B5">
        <w:t>Table</w:t>
      </w:r>
      <w:bookmarkEnd w:id="207"/>
      <w:r w:rsidRPr="000978B5">
        <w:t xml:space="preserve"> </w:t>
      </w:r>
      <w:r>
        <w:fldChar w:fldCharType="begin"/>
      </w:r>
      <w:r>
        <w:instrText>SEQ Table \* ARABIC</w:instrText>
      </w:r>
      <w:r>
        <w:fldChar w:fldCharType="separate"/>
      </w:r>
      <w:r>
        <w:rPr>
          <w:noProof/>
        </w:rPr>
        <w:t>5</w:t>
      </w:r>
      <w:r>
        <w:fldChar w:fldCharType="end"/>
      </w:r>
      <w:r w:rsidR="00B07A10" w:rsidRPr="000978B5">
        <w:t>. Output Variables Calculated From the Measure Application</w:t>
      </w:r>
      <w:bookmarkEnd w:id="208"/>
      <w:bookmarkEnd w:id="20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6"/>
        <w:gridCol w:w="6724"/>
      </w:tblGrid>
      <w:tr w:rsidR="003B3915" w:rsidRPr="003B3915" w14:paraId="56243070" w14:textId="77777777" w:rsidTr="00D317A8">
        <w:trPr>
          <w:trHeight w:val="288"/>
          <w:tblHeader/>
        </w:trPr>
        <w:tc>
          <w:tcPr>
            <w:tcW w:w="0" w:type="auto"/>
            <w:tcBorders>
              <w:top w:val="single" w:sz="4" w:space="0" w:color="auto"/>
              <w:bottom w:val="single" w:sz="4" w:space="0" w:color="auto"/>
            </w:tcBorders>
            <w:noWrap/>
            <w:hideMark/>
          </w:tcPr>
          <w:p w14:paraId="2AFE2E22" w14:textId="77777777" w:rsidR="00B07A10" w:rsidRPr="00DB142A" w:rsidRDefault="00B07A10" w:rsidP="003B3915">
            <w:pPr>
              <w:pStyle w:val="NRELTableContent"/>
              <w:rPr>
                <w:b/>
                <w:color w:val="auto"/>
                <w:szCs w:val="20"/>
              </w:rPr>
            </w:pPr>
            <w:r w:rsidRPr="00DB142A">
              <w:rPr>
                <w:b/>
                <w:color w:val="auto"/>
                <w:szCs w:val="20"/>
              </w:rPr>
              <w:t>Variable Name</w:t>
            </w:r>
          </w:p>
        </w:tc>
        <w:tc>
          <w:tcPr>
            <w:tcW w:w="0" w:type="auto"/>
            <w:tcBorders>
              <w:top w:val="single" w:sz="4" w:space="0" w:color="auto"/>
              <w:bottom w:val="single" w:sz="4" w:space="0" w:color="auto"/>
            </w:tcBorders>
            <w:noWrap/>
            <w:hideMark/>
          </w:tcPr>
          <w:p w14:paraId="743CA8CA" w14:textId="77777777" w:rsidR="00B07A10" w:rsidRPr="00DB142A" w:rsidRDefault="00B07A10" w:rsidP="003B3915">
            <w:pPr>
              <w:pStyle w:val="NRELTableContent"/>
              <w:rPr>
                <w:b/>
                <w:color w:val="auto"/>
                <w:szCs w:val="20"/>
              </w:rPr>
            </w:pPr>
            <w:r w:rsidRPr="00DB142A">
              <w:rPr>
                <w:b/>
                <w:color w:val="auto"/>
                <w:szCs w:val="20"/>
              </w:rPr>
              <w:t>Description</w:t>
            </w:r>
          </w:p>
        </w:tc>
      </w:tr>
      <w:tr w:rsidR="00F869FE" w:rsidRPr="003B3915" w14:paraId="5992425A" w14:textId="77777777" w:rsidTr="00D317A8">
        <w:trPr>
          <w:trHeight w:val="288"/>
        </w:trPr>
        <w:tc>
          <w:tcPr>
            <w:tcW w:w="0" w:type="auto"/>
            <w:noWrap/>
            <w:vAlign w:val="center"/>
          </w:tcPr>
          <w:p w14:paraId="684C425C" w14:textId="26161E4A" w:rsidR="00F869FE" w:rsidRPr="00A10AED" w:rsidRDefault="00F869FE" w:rsidP="003B3915">
            <w:pPr>
              <w:pStyle w:val="NRELTableContent"/>
              <w:rPr>
                <w:color w:val="auto"/>
                <w:szCs w:val="20"/>
              </w:rPr>
            </w:pPr>
            <w:r w:rsidRPr="00F869FE">
              <w:rPr>
                <w:color w:val="auto"/>
                <w:szCs w:val="20"/>
              </w:rPr>
              <w:t>out.emissions.electricity.egrid_2021_subregion..co2e_kg</w:t>
            </w:r>
          </w:p>
        </w:tc>
        <w:tc>
          <w:tcPr>
            <w:tcW w:w="0" w:type="auto"/>
            <w:noWrap/>
            <w:vAlign w:val="center"/>
          </w:tcPr>
          <w:p w14:paraId="509AB157" w14:textId="0FE5DE4C" w:rsidR="00F869FE" w:rsidRPr="00DB142A" w:rsidRDefault="008F02F0" w:rsidP="003B3915">
            <w:pPr>
              <w:pStyle w:val="NRELTableContent"/>
              <w:rPr>
                <w:color w:val="auto"/>
                <w:szCs w:val="20"/>
              </w:rPr>
            </w:pPr>
            <w:r w:rsidRPr="008F02F0">
              <w:rPr>
                <w:color w:val="auto"/>
                <w:szCs w:val="20"/>
              </w:rPr>
              <w:t>annual greenhouse gas emissions from total on-site electricity use using eGRID 2021 subregion emissions intensity values</w:t>
            </w:r>
          </w:p>
        </w:tc>
      </w:tr>
      <w:tr w:rsidR="00017C17" w:rsidRPr="003B3915" w14:paraId="3BC413B1" w14:textId="77777777" w:rsidTr="00D317A8">
        <w:trPr>
          <w:trHeight w:val="288"/>
        </w:trPr>
        <w:tc>
          <w:tcPr>
            <w:tcW w:w="0" w:type="auto"/>
            <w:noWrap/>
            <w:vAlign w:val="center"/>
          </w:tcPr>
          <w:p w14:paraId="1C719118" w14:textId="3F420503" w:rsidR="00017C17" w:rsidRPr="00F869FE" w:rsidRDefault="003F44C5" w:rsidP="003B3915">
            <w:pPr>
              <w:pStyle w:val="NRELTableContent"/>
              <w:rPr>
                <w:color w:val="auto"/>
                <w:szCs w:val="20"/>
              </w:rPr>
            </w:pPr>
            <w:r w:rsidRPr="003F44C5">
              <w:rPr>
                <w:color w:val="auto"/>
                <w:szCs w:val="20"/>
              </w:rPr>
              <w:t>out.emissions.electricity.lrmer_high_re_cost_15_2023_start..co2e_kg</w:t>
            </w:r>
          </w:p>
        </w:tc>
        <w:tc>
          <w:tcPr>
            <w:tcW w:w="0" w:type="auto"/>
            <w:noWrap/>
            <w:vAlign w:val="center"/>
          </w:tcPr>
          <w:p w14:paraId="4BD815AB" w14:textId="2DA1B140" w:rsidR="00017C17" w:rsidRPr="00DB142A" w:rsidRDefault="00361DB1" w:rsidP="003B3915">
            <w:pPr>
              <w:pStyle w:val="NRELTableContent"/>
              <w:rPr>
                <w:color w:val="auto"/>
                <w:szCs w:val="20"/>
              </w:rPr>
            </w:pPr>
            <w:r w:rsidRPr="00361DB1">
              <w:rPr>
                <w:color w:val="auto"/>
                <w:szCs w:val="20"/>
              </w:rPr>
              <w:t>annual greenhouse gas emissions from total on-site electricity use using Cambium 2022 Long-Range Marginal Emissions Rate high renewable energy cost emissions intensity values levelized over 15 years starting in 2023</w:t>
            </w:r>
          </w:p>
        </w:tc>
      </w:tr>
      <w:tr w:rsidR="003F44C5" w:rsidRPr="003B3915" w14:paraId="41DB0E95" w14:textId="77777777" w:rsidTr="00D317A8">
        <w:trPr>
          <w:trHeight w:val="288"/>
        </w:trPr>
        <w:tc>
          <w:tcPr>
            <w:tcW w:w="0" w:type="auto"/>
            <w:noWrap/>
            <w:vAlign w:val="center"/>
          </w:tcPr>
          <w:p w14:paraId="12DD66CB" w14:textId="75256512" w:rsidR="003F44C5" w:rsidRPr="003F44C5" w:rsidRDefault="00421911" w:rsidP="003B3915">
            <w:pPr>
              <w:pStyle w:val="NRELTableContent"/>
              <w:rPr>
                <w:color w:val="auto"/>
                <w:szCs w:val="20"/>
              </w:rPr>
            </w:pPr>
            <w:r w:rsidRPr="00421911">
              <w:rPr>
                <w:color w:val="auto"/>
                <w:szCs w:val="20"/>
              </w:rPr>
              <w:t>out.emissions.electricity.lrmer_low_re_cost_15_2023_start..co2e_kg</w:t>
            </w:r>
          </w:p>
        </w:tc>
        <w:tc>
          <w:tcPr>
            <w:tcW w:w="0" w:type="auto"/>
            <w:noWrap/>
            <w:vAlign w:val="center"/>
          </w:tcPr>
          <w:p w14:paraId="52BD43B3" w14:textId="07E132ED" w:rsidR="003F44C5" w:rsidRPr="00DB142A" w:rsidRDefault="00C4342F" w:rsidP="003B3915">
            <w:pPr>
              <w:pStyle w:val="NRELTableContent"/>
              <w:rPr>
                <w:color w:val="auto"/>
                <w:szCs w:val="20"/>
              </w:rPr>
            </w:pPr>
            <w:r w:rsidRPr="00C4342F">
              <w:rPr>
                <w:color w:val="auto"/>
                <w:szCs w:val="20"/>
              </w:rPr>
              <w:t>annual greenhouse gas emissions from total on-site electricity use using Cambium 2022 Long-Range Marginal Emissions Rate low renewable energy cost emissions intensity values levelized over 15 years starting in 2023</w:t>
            </w:r>
          </w:p>
        </w:tc>
      </w:tr>
      <w:tr w:rsidR="00421911" w:rsidRPr="003B3915" w14:paraId="5CEED8C0" w14:textId="77777777" w:rsidTr="00D317A8">
        <w:trPr>
          <w:trHeight w:val="288"/>
        </w:trPr>
        <w:tc>
          <w:tcPr>
            <w:tcW w:w="0" w:type="auto"/>
            <w:noWrap/>
            <w:vAlign w:val="center"/>
          </w:tcPr>
          <w:p w14:paraId="092D9586" w14:textId="4077D589" w:rsidR="00421911" w:rsidRPr="00421911" w:rsidRDefault="00421911" w:rsidP="003B3915">
            <w:pPr>
              <w:pStyle w:val="NRELTableContent"/>
              <w:rPr>
                <w:color w:val="auto"/>
                <w:szCs w:val="20"/>
              </w:rPr>
            </w:pPr>
            <w:r w:rsidRPr="00421911">
              <w:rPr>
                <w:color w:val="auto"/>
                <w:szCs w:val="20"/>
              </w:rPr>
              <w:t>out.emissions.electricity.lrmer_mid_case_15_2023_start..co2e_kg</w:t>
            </w:r>
          </w:p>
        </w:tc>
        <w:tc>
          <w:tcPr>
            <w:tcW w:w="0" w:type="auto"/>
            <w:noWrap/>
            <w:vAlign w:val="center"/>
          </w:tcPr>
          <w:p w14:paraId="34CDF9A4" w14:textId="42710EC2" w:rsidR="00421911" w:rsidRPr="00DB142A" w:rsidRDefault="00C4342F" w:rsidP="003B3915">
            <w:pPr>
              <w:pStyle w:val="NRELTableContent"/>
              <w:rPr>
                <w:color w:val="auto"/>
                <w:szCs w:val="20"/>
              </w:rPr>
            </w:pPr>
            <w:r w:rsidRPr="00C4342F">
              <w:rPr>
                <w:color w:val="auto"/>
                <w:szCs w:val="20"/>
              </w:rPr>
              <w:t>annual greenhouse gas emissions from total on-site electricity use using Cambium 2022 Long-Range Marginal Emissions Rate mid case emissions intensity values levelized over 15 years starting in 2023</w:t>
            </w:r>
          </w:p>
        </w:tc>
      </w:tr>
      <w:tr w:rsidR="007728E1" w:rsidRPr="003B3915" w14:paraId="421ED8D0" w14:textId="77777777" w:rsidTr="00D317A8">
        <w:trPr>
          <w:trHeight w:val="288"/>
        </w:trPr>
        <w:tc>
          <w:tcPr>
            <w:tcW w:w="0" w:type="auto"/>
            <w:noWrap/>
            <w:vAlign w:val="center"/>
          </w:tcPr>
          <w:p w14:paraId="0BB81734" w14:textId="3F72AAE1" w:rsidR="007728E1" w:rsidRPr="00421911" w:rsidRDefault="007728E1" w:rsidP="003B3915">
            <w:pPr>
              <w:pStyle w:val="NRELTableContent"/>
              <w:rPr>
                <w:color w:val="auto"/>
                <w:szCs w:val="20"/>
              </w:rPr>
            </w:pPr>
            <w:r w:rsidRPr="007728E1">
              <w:rPr>
                <w:color w:val="auto"/>
                <w:szCs w:val="20"/>
              </w:rPr>
              <w:t>out.emissions.electricity.shoulder_daily_average.egrid_2021_subregion..co2e_kg</w:t>
            </w:r>
          </w:p>
        </w:tc>
        <w:tc>
          <w:tcPr>
            <w:tcW w:w="0" w:type="auto"/>
            <w:noWrap/>
            <w:vAlign w:val="center"/>
          </w:tcPr>
          <w:p w14:paraId="305EDBB1" w14:textId="694D83C5" w:rsidR="007728E1" w:rsidRPr="00DB142A" w:rsidRDefault="00D04134" w:rsidP="003B3915">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shoulder season </w:t>
            </w:r>
            <w:r w:rsidRPr="008F02F0">
              <w:rPr>
                <w:color w:val="auto"/>
                <w:szCs w:val="20"/>
              </w:rPr>
              <w:t>from total on-site electricity use using eGRID 2021 subregion emissions intensity values</w:t>
            </w:r>
          </w:p>
        </w:tc>
      </w:tr>
      <w:tr w:rsidR="007728E1" w:rsidRPr="003B3915" w14:paraId="40A60A50" w14:textId="77777777" w:rsidTr="00D317A8">
        <w:trPr>
          <w:trHeight w:val="288"/>
        </w:trPr>
        <w:tc>
          <w:tcPr>
            <w:tcW w:w="0" w:type="auto"/>
            <w:noWrap/>
            <w:vAlign w:val="center"/>
          </w:tcPr>
          <w:p w14:paraId="6AB1F4BB" w14:textId="62A669A8" w:rsidR="007728E1" w:rsidRPr="007728E1" w:rsidRDefault="00274295" w:rsidP="003B3915">
            <w:pPr>
              <w:pStyle w:val="NRELTableContent"/>
              <w:rPr>
                <w:color w:val="auto"/>
                <w:szCs w:val="20"/>
              </w:rPr>
            </w:pPr>
            <w:r w:rsidRPr="00274295">
              <w:rPr>
                <w:color w:val="auto"/>
                <w:szCs w:val="20"/>
              </w:rPr>
              <w:t>out.emissions.electricity.shoulder_daily_average.lrmer_high_re_cost_15_2023_start..co2e_kg</w:t>
            </w:r>
          </w:p>
        </w:tc>
        <w:tc>
          <w:tcPr>
            <w:tcW w:w="0" w:type="auto"/>
            <w:noWrap/>
            <w:vAlign w:val="center"/>
          </w:tcPr>
          <w:p w14:paraId="48069C46" w14:textId="3DCB88D0" w:rsidR="007728E1" w:rsidRPr="00DB142A" w:rsidRDefault="004110E2" w:rsidP="003B3915">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shoulder season </w:t>
            </w:r>
            <w:r w:rsidRPr="00361DB1">
              <w:rPr>
                <w:color w:val="auto"/>
                <w:szCs w:val="20"/>
              </w:rPr>
              <w:t>from total on-site electricity use using Cambium 2022 Long-Range Marginal Emissions Rate high renewable energy cost emissions intensity values levelized over 15 years starting in 2023</w:t>
            </w:r>
          </w:p>
        </w:tc>
      </w:tr>
      <w:tr w:rsidR="00274295" w:rsidRPr="003B3915" w14:paraId="78F8E13A" w14:textId="77777777" w:rsidTr="00D317A8">
        <w:trPr>
          <w:trHeight w:val="288"/>
        </w:trPr>
        <w:tc>
          <w:tcPr>
            <w:tcW w:w="0" w:type="auto"/>
            <w:noWrap/>
            <w:vAlign w:val="center"/>
          </w:tcPr>
          <w:p w14:paraId="17A00858" w14:textId="596FED2E" w:rsidR="00274295" w:rsidRPr="00274295" w:rsidRDefault="005E577A" w:rsidP="003B3915">
            <w:pPr>
              <w:pStyle w:val="NRELTableContent"/>
              <w:rPr>
                <w:color w:val="auto"/>
                <w:szCs w:val="20"/>
              </w:rPr>
            </w:pPr>
            <w:r w:rsidRPr="005E577A">
              <w:rPr>
                <w:color w:val="auto"/>
                <w:szCs w:val="20"/>
              </w:rPr>
              <w:t>out.emissions.electricity.shoulder_daily_average.lrmer_low_re_cost_15_2023_start..co2e_kg</w:t>
            </w:r>
          </w:p>
        </w:tc>
        <w:tc>
          <w:tcPr>
            <w:tcW w:w="0" w:type="auto"/>
            <w:noWrap/>
            <w:vAlign w:val="center"/>
          </w:tcPr>
          <w:p w14:paraId="716CE0CC" w14:textId="5A795F45" w:rsidR="00274295" w:rsidRPr="00DB142A" w:rsidRDefault="004110E2" w:rsidP="003B3915">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shoulder season </w:t>
            </w:r>
            <w:r w:rsidRPr="00361DB1">
              <w:rPr>
                <w:color w:val="auto"/>
                <w:szCs w:val="20"/>
              </w:rPr>
              <w:t xml:space="preserve">from total on-site electricity use using Cambium 2022 Long-Range Marginal Emissions Rate </w:t>
            </w:r>
            <w:r>
              <w:rPr>
                <w:color w:val="auto"/>
                <w:szCs w:val="20"/>
              </w:rPr>
              <w:t>low</w:t>
            </w:r>
            <w:r w:rsidRPr="00361DB1">
              <w:rPr>
                <w:color w:val="auto"/>
                <w:szCs w:val="20"/>
              </w:rPr>
              <w:t xml:space="preserve"> renewable energy cost emissions intensity values levelized over 15 years starting in 2023</w:t>
            </w:r>
          </w:p>
        </w:tc>
      </w:tr>
      <w:tr w:rsidR="005E577A" w:rsidRPr="003B3915" w14:paraId="5AF539E3" w14:textId="77777777" w:rsidTr="00D317A8">
        <w:trPr>
          <w:trHeight w:val="288"/>
        </w:trPr>
        <w:tc>
          <w:tcPr>
            <w:tcW w:w="0" w:type="auto"/>
            <w:noWrap/>
            <w:vAlign w:val="center"/>
          </w:tcPr>
          <w:p w14:paraId="77924097" w14:textId="12AB0EDC" w:rsidR="005E577A" w:rsidRPr="005E577A" w:rsidRDefault="00C42B6C" w:rsidP="003B3915">
            <w:pPr>
              <w:pStyle w:val="NRELTableContent"/>
              <w:rPr>
                <w:color w:val="auto"/>
                <w:szCs w:val="20"/>
              </w:rPr>
            </w:pPr>
            <w:r w:rsidRPr="00C42B6C">
              <w:rPr>
                <w:color w:val="auto"/>
                <w:szCs w:val="20"/>
              </w:rPr>
              <w:t>out.emissions.electricity.shoulder_daily_average.lrmer_mid_case_15_2023_start..co2e_kg</w:t>
            </w:r>
          </w:p>
        </w:tc>
        <w:tc>
          <w:tcPr>
            <w:tcW w:w="0" w:type="auto"/>
            <w:noWrap/>
            <w:vAlign w:val="center"/>
          </w:tcPr>
          <w:p w14:paraId="40C4DA3D" w14:textId="7E4DDCFF" w:rsidR="005E577A" w:rsidRPr="00DB142A" w:rsidRDefault="004110E2" w:rsidP="003B3915">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shoulder season </w:t>
            </w:r>
            <w:r w:rsidRPr="00361DB1">
              <w:rPr>
                <w:color w:val="auto"/>
                <w:szCs w:val="20"/>
              </w:rPr>
              <w:t xml:space="preserve">from total on-site electricity use using Cambium 2022 Long-Range Marginal Emissions Rate </w:t>
            </w:r>
            <w:r w:rsidR="00DC02C0">
              <w:rPr>
                <w:color w:val="auto"/>
                <w:szCs w:val="20"/>
              </w:rPr>
              <w:t>mid case</w:t>
            </w:r>
            <w:r w:rsidRPr="00361DB1">
              <w:rPr>
                <w:color w:val="auto"/>
                <w:szCs w:val="20"/>
              </w:rPr>
              <w:t xml:space="preserve"> emissions intensity values levelized over 15 years starting in 2023</w:t>
            </w:r>
          </w:p>
        </w:tc>
      </w:tr>
      <w:tr w:rsidR="00C42B6C" w:rsidRPr="003B3915" w14:paraId="73A5161A" w14:textId="77777777" w:rsidTr="00D317A8">
        <w:trPr>
          <w:trHeight w:val="288"/>
        </w:trPr>
        <w:tc>
          <w:tcPr>
            <w:tcW w:w="0" w:type="auto"/>
            <w:noWrap/>
            <w:vAlign w:val="center"/>
          </w:tcPr>
          <w:p w14:paraId="5482C69B" w14:textId="156B43D2" w:rsidR="00C42B6C" w:rsidRPr="00C42B6C" w:rsidRDefault="00C42B6C" w:rsidP="00C42B6C">
            <w:pPr>
              <w:pStyle w:val="NRELTableContent"/>
              <w:rPr>
                <w:color w:val="auto"/>
                <w:szCs w:val="20"/>
              </w:rPr>
            </w:pPr>
            <w:r w:rsidRPr="007728E1">
              <w:rPr>
                <w:color w:val="auto"/>
                <w:szCs w:val="20"/>
              </w:rPr>
              <w:t>out.emissions.electricity.</w:t>
            </w:r>
            <w:r>
              <w:rPr>
                <w:color w:val="auto"/>
                <w:szCs w:val="20"/>
              </w:rPr>
              <w:t>summer</w:t>
            </w:r>
            <w:r w:rsidRPr="007728E1">
              <w:rPr>
                <w:color w:val="auto"/>
                <w:szCs w:val="20"/>
              </w:rPr>
              <w:t>_daily_average.egrid_2021_subregion..co2e_kg</w:t>
            </w:r>
          </w:p>
        </w:tc>
        <w:tc>
          <w:tcPr>
            <w:tcW w:w="0" w:type="auto"/>
            <w:noWrap/>
            <w:vAlign w:val="center"/>
          </w:tcPr>
          <w:p w14:paraId="380A066B" w14:textId="44A4267E" w:rsidR="00C42B6C" w:rsidRPr="00DB142A" w:rsidRDefault="00D04134" w:rsidP="00C42B6C">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summer season </w:t>
            </w:r>
            <w:r w:rsidRPr="008F02F0">
              <w:rPr>
                <w:color w:val="auto"/>
                <w:szCs w:val="20"/>
              </w:rPr>
              <w:t>from total on-site electricity use using eGRID 2021 subregion emissions intensity values</w:t>
            </w:r>
          </w:p>
        </w:tc>
      </w:tr>
      <w:tr w:rsidR="00DC02C0" w:rsidRPr="003B3915" w14:paraId="55138C79" w14:textId="77777777" w:rsidTr="00D317A8">
        <w:trPr>
          <w:trHeight w:val="288"/>
        </w:trPr>
        <w:tc>
          <w:tcPr>
            <w:tcW w:w="0" w:type="auto"/>
            <w:noWrap/>
            <w:vAlign w:val="center"/>
          </w:tcPr>
          <w:p w14:paraId="117FCCBC" w14:textId="533BCEFD" w:rsidR="00DC02C0" w:rsidRPr="00C42B6C" w:rsidRDefault="00DC02C0" w:rsidP="00DC02C0">
            <w:pPr>
              <w:pStyle w:val="NRELTableContent"/>
              <w:rPr>
                <w:color w:val="auto"/>
                <w:szCs w:val="20"/>
              </w:rPr>
            </w:pPr>
            <w:r w:rsidRPr="00274295">
              <w:rPr>
                <w:color w:val="auto"/>
                <w:szCs w:val="20"/>
              </w:rPr>
              <w:t>out.emissions.electricity.</w:t>
            </w:r>
            <w:r>
              <w:rPr>
                <w:color w:val="auto"/>
                <w:szCs w:val="20"/>
              </w:rPr>
              <w:t>summer</w:t>
            </w:r>
            <w:r w:rsidRPr="00274295">
              <w:rPr>
                <w:color w:val="auto"/>
                <w:szCs w:val="20"/>
              </w:rPr>
              <w:t>_daily_average.lrmer_high_re_cost_15_2023_start..co2e_kg</w:t>
            </w:r>
          </w:p>
        </w:tc>
        <w:tc>
          <w:tcPr>
            <w:tcW w:w="0" w:type="auto"/>
            <w:noWrap/>
            <w:vAlign w:val="center"/>
          </w:tcPr>
          <w:p w14:paraId="6EDDFBD8" w14:textId="1C14EACA" w:rsidR="00DC02C0" w:rsidRPr="00DB142A" w:rsidRDefault="00DC02C0" w:rsidP="00DC02C0">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summer season </w:t>
            </w:r>
            <w:r w:rsidRPr="00361DB1">
              <w:rPr>
                <w:color w:val="auto"/>
                <w:szCs w:val="20"/>
              </w:rPr>
              <w:t>from total on-site electricity use using Cambium 2022 Long-Range Marginal Emissions Rate high renewable energy cost emissions intensity values levelized over 15 years starting in 2023</w:t>
            </w:r>
          </w:p>
        </w:tc>
      </w:tr>
      <w:tr w:rsidR="00DC02C0" w:rsidRPr="003B3915" w14:paraId="666AC292" w14:textId="77777777" w:rsidTr="00D317A8">
        <w:trPr>
          <w:trHeight w:val="288"/>
        </w:trPr>
        <w:tc>
          <w:tcPr>
            <w:tcW w:w="0" w:type="auto"/>
            <w:noWrap/>
            <w:vAlign w:val="center"/>
          </w:tcPr>
          <w:p w14:paraId="31D96DCC" w14:textId="6645FD2A" w:rsidR="00DC02C0" w:rsidRPr="00C42B6C" w:rsidRDefault="00DC02C0" w:rsidP="00DC02C0">
            <w:pPr>
              <w:pStyle w:val="NRELTableContent"/>
              <w:rPr>
                <w:color w:val="auto"/>
                <w:szCs w:val="20"/>
              </w:rPr>
            </w:pPr>
            <w:r w:rsidRPr="005E577A">
              <w:rPr>
                <w:color w:val="auto"/>
                <w:szCs w:val="20"/>
              </w:rPr>
              <w:t>out.emissions.electricity.</w:t>
            </w:r>
            <w:r>
              <w:rPr>
                <w:color w:val="auto"/>
                <w:szCs w:val="20"/>
              </w:rPr>
              <w:t>summer</w:t>
            </w:r>
            <w:r w:rsidRPr="005E577A">
              <w:rPr>
                <w:color w:val="auto"/>
                <w:szCs w:val="20"/>
              </w:rPr>
              <w:t>_daily_average.lrmer</w:t>
            </w:r>
            <w:r w:rsidRPr="005E577A">
              <w:rPr>
                <w:color w:val="auto"/>
                <w:szCs w:val="20"/>
              </w:rPr>
              <w:lastRenderedPageBreak/>
              <w:t>_low_re_cost_15_2023_start..co2e_kg</w:t>
            </w:r>
          </w:p>
        </w:tc>
        <w:tc>
          <w:tcPr>
            <w:tcW w:w="0" w:type="auto"/>
            <w:noWrap/>
            <w:vAlign w:val="center"/>
          </w:tcPr>
          <w:p w14:paraId="7D55FA28" w14:textId="27699E25" w:rsidR="00DC02C0" w:rsidRPr="00DB142A" w:rsidRDefault="00DC02C0" w:rsidP="00DC02C0">
            <w:pPr>
              <w:pStyle w:val="NRELTableContent"/>
              <w:rPr>
                <w:color w:val="auto"/>
                <w:szCs w:val="20"/>
              </w:rPr>
            </w:pPr>
            <w:r>
              <w:rPr>
                <w:color w:val="auto"/>
                <w:szCs w:val="20"/>
              </w:rPr>
              <w:lastRenderedPageBreak/>
              <w:t>Daily average</w:t>
            </w:r>
            <w:r w:rsidRPr="008F02F0">
              <w:rPr>
                <w:color w:val="auto"/>
                <w:szCs w:val="20"/>
              </w:rPr>
              <w:t xml:space="preserve"> greenhouse gas emissions </w:t>
            </w:r>
            <w:r>
              <w:rPr>
                <w:color w:val="auto"/>
                <w:szCs w:val="20"/>
              </w:rPr>
              <w:t xml:space="preserve">during summer season </w:t>
            </w:r>
            <w:r w:rsidRPr="00361DB1">
              <w:rPr>
                <w:color w:val="auto"/>
                <w:szCs w:val="20"/>
              </w:rPr>
              <w:t xml:space="preserve">from total on-site electricity use using Cambium 2022 Long-Range Marginal </w:t>
            </w:r>
            <w:r w:rsidRPr="00361DB1">
              <w:rPr>
                <w:color w:val="auto"/>
                <w:szCs w:val="20"/>
              </w:rPr>
              <w:lastRenderedPageBreak/>
              <w:t xml:space="preserve">Emissions Rate </w:t>
            </w:r>
            <w:r>
              <w:rPr>
                <w:color w:val="auto"/>
                <w:szCs w:val="20"/>
              </w:rPr>
              <w:t>low</w:t>
            </w:r>
            <w:r w:rsidRPr="00361DB1">
              <w:rPr>
                <w:color w:val="auto"/>
                <w:szCs w:val="20"/>
              </w:rPr>
              <w:t xml:space="preserve"> renewable energy cost emissions intensity values levelized over 15 years starting in 2023</w:t>
            </w:r>
          </w:p>
        </w:tc>
      </w:tr>
      <w:tr w:rsidR="00DC02C0" w:rsidRPr="003B3915" w14:paraId="1AF220F4" w14:textId="77777777" w:rsidTr="00D317A8">
        <w:trPr>
          <w:trHeight w:val="288"/>
        </w:trPr>
        <w:tc>
          <w:tcPr>
            <w:tcW w:w="0" w:type="auto"/>
            <w:noWrap/>
            <w:vAlign w:val="center"/>
          </w:tcPr>
          <w:p w14:paraId="74DCA84E" w14:textId="76FAC1BE" w:rsidR="00DC02C0" w:rsidRPr="00C42B6C" w:rsidRDefault="00DC02C0" w:rsidP="00DC02C0">
            <w:pPr>
              <w:pStyle w:val="NRELTableContent"/>
              <w:rPr>
                <w:color w:val="auto"/>
                <w:szCs w:val="20"/>
              </w:rPr>
            </w:pPr>
            <w:r w:rsidRPr="00C42B6C">
              <w:rPr>
                <w:color w:val="auto"/>
                <w:szCs w:val="20"/>
              </w:rPr>
              <w:lastRenderedPageBreak/>
              <w:t>out.emissions.electricity.</w:t>
            </w:r>
            <w:r>
              <w:rPr>
                <w:color w:val="auto"/>
                <w:szCs w:val="20"/>
              </w:rPr>
              <w:t>summer</w:t>
            </w:r>
            <w:r w:rsidRPr="00C42B6C">
              <w:rPr>
                <w:color w:val="auto"/>
                <w:szCs w:val="20"/>
              </w:rPr>
              <w:t>_daily_average.lrmer_mid_case_15_2023_start..co2e_kg</w:t>
            </w:r>
          </w:p>
        </w:tc>
        <w:tc>
          <w:tcPr>
            <w:tcW w:w="0" w:type="auto"/>
            <w:noWrap/>
            <w:vAlign w:val="center"/>
          </w:tcPr>
          <w:p w14:paraId="5031A0C9" w14:textId="74AB90A0" w:rsidR="00DC02C0" w:rsidRPr="00DB142A" w:rsidRDefault="00DC02C0" w:rsidP="00DC02C0">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summer season </w:t>
            </w:r>
            <w:r w:rsidRPr="00361DB1">
              <w:rPr>
                <w:color w:val="auto"/>
                <w:szCs w:val="20"/>
              </w:rPr>
              <w:t xml:space="preserve">from total on-site electricity use using Cambium 2022 Long-Range Marginal Emissions Rate </w:t>
            </w:r>
            <w:r>
              <w:rPr>
                <w:color w:val="auto"/>
                <w:szCs w:val="20"/>
              </w:rPr>
              <w:t>mid case</w:t>
            </w:r>
            <w:r w:rsidRPr="00361DB1">
              <w:rPr>
                <w:color w:val="auto"/>
                <w:szCs w:val="20"/>
              </w:rPr>
              <w:t xml:space="preserve"> emissions intensity values levelized over 15 years starting in 2023</w:t>
            </w:r>
          </w:p>
        </w:tc>
      </w:tr>
      <w:tr w:rsidR="00DC02C0" w:rsidRPr="003B3915" w14:paraId="5B9F72EF" w14:textId="77777777" w:rsidTr="00D317A8">
        <w:trPr>
          <w:trHeight w:val="288"/>
        </w:trPr>
        <w:tc>
          <w:tcPr>
            <w:tcW w:w="0" w:type="auto"/>
            <w:noWrap/>
            <w:vAlign w:val="center"/>
          </w:tcPr>
          <w:p w14:paraId="4AC929FE" w14:textId="35FAC1BF" w:rsidR="00DC02C0" w:rsidRPr="00C42B6C" w:rsidRDefault="00DC02C0" w:rsidP="00DC02C0">
            <w:pPr>
              <w:pStyle w:val="NRELTableContent"/>
              <w:rPr>
                <w:color w:val="auto"/>
                <w:szCs w:val="20"/>
              </w:rPr>
            </w:pPr>
            <w:r w:rsidRPr="007728E1">
              <w:rPr>
                <w:color w:val="auto"/>
                <w:szCs w:val="20"/>
              </w:rPr>
              <w:t>out.emissions.electricity.</w:t>
            </w:r>
            <w:r>
              <w:rPr>
                <w:color w:val="auto"/>
                <w:szCs w:val="20"/>
              </w:rPr>
              <w:t>winter</w:t>
            </w:r>
            <w:r w:rsidRPr="007728E1">
              <w:rPr>
                <w:color w:val="auto"/>
                <w:szCs w:val="20"/>
              </w:rPr>
              <w:t>_daily_average.egrid_2021_subregion..co2e_kg</w:t>
            </w:r>
          </w:p>
        </w:tc>
        <w:tc>
          <w:tcPr>
            <w:tcW w:w="0" w:type="auto"/>
            <w:noWrap/>
            <w:vAlign w:val="center"/>
          </w:tcPr>
          <w:p w14:paraId="225CC287" w14:textId="681791BB" w:rsidR="00DC02C0" w:rsidRPr="00DB142A" w:rsidRDefault="00DC02C0" w:rsidP="00DC02C0">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winter season </w:t>
            </w:r>
            <w:r w:rsidRPr="008F02F0">
              <w:rPr>
                <w:color w:val="auto"/>
                <w:szCs w:val="20"/>
              </w:rPr>
              <w:t>from total on-site electricity use using eGRID 2021 subregion emissions intensity values</w:t>
            </w:r>
          </w:p>
        </w:tc>
      </w:tr>
      <w:tr w:rsidR="00DC02C0" w:rsidRPr="003B3915" w14:paraId="1584C600" w14:textId="77777777" w:rsidTr="00D317A8">
        <w:trPr>
          <w:trHeight w:val="288"/>
        </w:trPr>
        <w:tc>
          <w:tcPr>
            <w:tcW w:w="0" w:type="auto"/>
            <w:noWrap/>
            <w:vAlign w:val="center"/>
          </w:tcPr>
          <w:p w14:paraId="2403CB20" w14:textId="555E2D4B" w:rsidR="00DC02C0" w:rsidRPr="00C42B6C" w:rsidRDefault="00DC02C0" w:rsidP="00DC02C0">
            <w:pPr>
              <w:pStyle w:val="NRELTableContent"/>
              <w:rPr>
                <w:color w:val="auto"/>
                <w:szCs w:val="20"/>
              </w:rPr>
            </w:pPr>
            <w:r w:rsidRPr="00274295">
              <w:rPr>
                <w:color w:val="auto"/>
                <w:szCs w:val="20"/>
              </w:rPr>
              <w:t>out.emissions.electricity.</w:t>
            </w:r>
            <w:r>
              <w:rPr>
                <w:color w:val="auto"/>
                <w:szCs w:val="20"/>
              </w:rPr>
              <w:t>winter</w:t>
            </w:r>
            <w:r w:rsidRPr="00274295">
              <w:rPr>
                <w:color w:val="auto"/>
                <w:szCs w:val="20"/>
              </w:rPr>
              <w:t>_daily_average.lrmer_high_re_cost_15_2023_start..co2e_kg</w:t>
            </w:r>
          </w:p>
        </w:tc>
        <w:tc>
          <w:tcPr>
            <w:tcW w:w="0" w:type="auto"/>
            <w:noWrap/>
            <w:vAlign w:val="center"/>
          </w:tcPr>
          <w:p w14:paraId="409454C4" w14:textId="1CCEC543" w:rsidR="00DC02C0" w:rsidRPr="00DB142A" w:rsidRDefault="00DC02C0" w:rsidP="00DC02C0">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winter season </w:t>
            </w:r>
            <w:r w:rsidRPr="00361DB1">
              <w:rPr>
                <w:color w:val="auto"/>
                <w:szCs w:val="20"/>
              </w:rPr>
              <w:t>from total on-site electricity use using Cambium 2022 Long-Range Marginal Emissions Rate high renewable energy cost emissions intensity values levelized over 15 years starting in 2023</w:t>
            </w:r>
          </w:p>
        </w:tc>
      </w:tr>
      <w:tr w:rsidR="00DC02C0" w:rsidRPr="003B3915" w14:paraId="008870E6" w14:textId="77777777" w:rsidTr="00D317A8">
        <w:trPr>
          <w:trHeight w:val="288"/>
        </w:trPr>
        <w:tc>
          <w:tcPr>
            <w:tcW w:w="0" w:type="auto"/>
            <w:noWrap/>
            <w:vAlign w:val="center"/>
          </w:tcPr>
          <w:p w14:paraId="119267DC" w14:textId="01350A2D" w:rsidR="00DC02C0" w:rsidRPr="00C42B6C" w:rsidRDefault="00DC02C0" w:rsidP="00DC02C0">
            <w:pPr>
              <w:pStyle w:val="NRELTableContent"/>
              <w:rPr>
                <w:color w:val="auto"/>
                <w:szCs w:val="20"/>
              </w:rPr>
            </w:pPr>
            <w:r w:rsidRPr="005E577A">
              <w:rPr>
                <w:color w:val="auto"/>
                <w:szCs w:val="20"/>
              </w:rPr>
              <w:t>out.emissions.electricity.</w:t>
            </w:r>
            <w:r>
              <w:rPr>
                <w:color w:val="auto"/>
                <w:szCs w:val="20"/>
              </w:rPr>
              <w:t>winter</w:t>
            </w:r>
            <w:r w:rsidRPr="005E577A">
              <w:rPr>
                <w:color w:val="auto"/>
                <w:szCs w:val="20"/>
              </w:rPr>
              <w:t>_daily_average.lrmer_low_re_cost_15_2023_start..co2e_kg</w:t>
            </w:r>
          </w:p>
        </w:tc>
        <w:tc>
          <w:tcPr>
            <w:tcW w:w="0" w:type="auto"/>
            <w:noWrap/>
            <w:vAlign w:val="center"/>
          </w:tcPr>
          <w:p w14:paraId="38A72D7A" w14:textId="5D3BEEF9" w:rsidR="00DC02C0" w:rsidRPr="00DB142A" w:rsidRDefault="00DC02C0" w:rsidP="00DC02C0">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winter season </w:t>
            </w:r>
            <w:r w:rsidRPr="00361DB1">
              <w:rPr>
                <w:color w:val="auto"/>
                <w:szCs w:val="20"/>
              </w:rPr>
              <w:t xml:space="preserve">from total on-site electricity use using Cambium 2022 Long-Range Marginal Emissions Rate </w:t>
            </w:r>
            <w:r>
              <w:rPr>
                <w:color w:val="auto"/>
                <w:szCs w:val="20"/>
              </w:rPr>
              <w:t>low</w:t>
            </w:r>
            <w:r w:rsidRPr="00361DB1">
              <w:rPr>
                <w:color w:val="auto"/>
                <w:szCs w:val="20"/>
              </w:rPr>
              <w:t xml:space="preserve"> renewable energy cost emissions intensity values levelized over 15 years starting in 2023</w:t>
            </w:r>
          </w:p>
        </w:tc>
      </w:tr>
      <w:tr w:rsidR="00DC02C0" w:rsidRPr="003B3915" w14:paraId="1DD8C9D2" w14:textId="77777777" w:rsidTr="00D317A8">
        <w:trPr>
          <w:trHeight w:val="288"/>
        </w:trPr>
        <w:tc>
          <w:tcPr>
            <w:tcW w:w="0" w:type="auto"/>
            <w:noWrap/>
            <w:vAlign w:val="center"/>
          </w:tcPr>
          <w:p w14:paraId="4A0C19E1" w14:textId="71C7E476" w:rsidR="00DC02C0" w:rsidRPr="00C42B6C" w:rsidRDefault="00DC02C0" w:rsidP="00DC02C0">
            <w:pPr>
              <w:pStyle w:val="NRELTableContent"/>
              <w:rPr>
                <w:color w:val="auto"/>
                <w:szCs w:val="20"/>
              </w:rPr>
            </w:pPr>
            <w:r w:rsidRPr="00C42B6C">
              <w:rPr>
                <w:color w:val="auto"/>
                <w:szCs w:val="20"/>
              </w:rPr>
              <w:t>out.emissions.electricity.</w:t>
            </w:r>
            <w:r>
              <w:rPr>
                <w:color w:val="auto"/>
                <w:szCs w:val="20"/>
              </w:rPr>
              <w:t>winter</w:t>
            </w:r>
            <w:r w:rsidRPr="00C42B6C">
              <w:rPr>
                <w:color w:val="auto"/>
                <w:szCs w:val="20"/>
              </w:rPr>
              <w:t>_daily_average.lrmer_mid_case_15_2023_start..co2e_kg</w:t>
            </w:r>
          </w:p>
        </w:tc>
        <w:tc>
          <w:tcPr>
            <w:tcW w:w="0" w:type="auto"/>
            <w:noWrap/>
            <w:vAlign w:val="center"/>
          </w:tcPr>
          <w:p w14:paraId="4D49A8AD" w14:textId="70B53C63" w:rsidR="00DC02C0" w:rsidRPr="00DB142A" w:rsidRDefault="00DC02C0" w:rsidP="00DC02C0">
            <w:pPr>
              <w:pStyle w:val="NRELTableContent"/>
              <w:rPr>
                <w:color w:val="auto"/>
                <w:szCs w:val="20"/>
              </w:rPr>
            </w:pPr>
            <w:r>
              <w:rPr>
                <w:color w:val="auto"/>
                <w:szCs w:val="20"/>
              </w:rPr>
              <w:t>Daily average</w:t>
            </w:r>
            <w:r w:rsidRPr="008F02F0">
              <w:rPr>
                <w:color w:val="auto"/>
                <w:szCs w:val="20"/>
              </w:rPr>
              <w:t xml:space="preserve"> greenhouse gas emissions </w:t>
            </w:r>
            <w:r>
              <w:rPr>
                <w:color w:val="auto"/>
                <w:szCs w:val="20"/>
              </w:rPr>
              <w:t xml:space="preserve">during winter season </w:t>
            </w:r>
            <w:r w:rsidRPr="00361DB1">
              <w:rPr>
                <w:color w:val="auto"/>
                <w:szCs w:val="20"/>
              </w:rPr>
              <w:t xml:space="preserve">from total on-site electricity use using Cambium 2022 Long-Range Marginal Emissions Rate </w:t>
            </w:r>
            <w:r>
              <w:rPr>
                <w:color w:val="auto"/>
                <w:szCs w:val="20"/>
              </w:rPr>
              <w:t>mid case</w:t>
            </w:r>
            <w:r w:rsidRPr="00361DB1">
              <w:rPr>
                <w:color w:val="auto"/>
                <w:szCs w:val="20"/>
              </w:rPr>
              <w:t xml:space="preserve"> emissions intensity values levelized over 15 years starting in 2023</w:t>
            </w:r>
          </w:p>
        </w:tc>
      </w:tr>
      <w:tr w:rsidR="00DC02C0" w:rsidRPr="003B3915" w14:paraId="568C3B5A" w14:textId="77777777" w:rsidTr="00D317A8">
        <w:trPr>
          <w:trHeight w:val="288"/>
        </w:trPr>
        <w:tc>
          <w:tcPr>
            <w:tcW w:w="0" w:type="auto"/>
            <w:noWrap/>
            <w:vAlign w:val="center"/>
          </w:tcPr>
          <w:p w14:paraId="3C626573" w14:textId="6AD2C849" w:rsidR="00DC02C0" w:rsidRPr="00C42B6C" w:rsidRDefault="00DC02C0" w:rsidP="00DC02C0">
            <w:pPr>
              <w:pStyle w:val="NRELTableContent"/>
              <w:rPr>
                <w:color w:val="auto"/>
                <w:szCs w:val="20"/>
              </w:rPr>
            </w:pPr>
            <w:r w:rsidRPr="0039265D">
              <w:rPr>
                <w:color w:val="auto"/>
                <w:szCs w:val="20"/>
              </w:rPr>
              <w:t>out.emissions.natural_gas..co2e_kg</w:t>
            </w:r>
          </w:p>
        </w:tc>
        <w:tc>
          <w:tcPr>
            <w:tcW w:w="0" w:type="auto"/>
            <w:noWrap/>
            <w:vAlign w:val="center"/>
          </w:tcPr>
          <w:p w14:paraId="25DAD0E2" w14:textId="20E8C74C" w:rsidR="00DC02C0" w:rsidRPr="00DB142A" w:rsidRDefault="00902E98" w:rsidP="00DC02C0">
            <w:pPr>
              <w:pStyle w:val="NRELTableContent"/>
              <w:rPr>
                <w:color w:val="auto"/>
                <w:szCs w:val="20"/>
              </w:rPr>
            </w:pPr>
            <w:r w:rsidRPr="00902E98">
              <w:rPr>
                <w:color w:val="auto"/>
                <w:szCs w:val="20"/>
              </w:rPr>
              <w:t>annual greenhouse gas emissions from total on-site natural gas use</w:t>
            </w:r>
          </w:p>
        </w:tc>
      </w:tr>
      <w:tr w:rsidR="00DC02C0" w:rsidRPr="003B3915" w14:paraId="7FC75883" w14:textId="77777777" w:rsidTr="00D317A8">
        <w:trPr>
          <w:trHeight w:val="288"/>
        </w:trPr>
        <w:tc>
          <w:tcPr>
            <w:tcW w:w="0" w:type="auto"/>
            <w:noWrap/>
            <w:vAlign w:val="center"/>
          </w:tcPr>
          <w:p w14:paraId="2ECFA491" w14:textId="42039404" w:rsidR="00DC02C0" w:rsidRPr="00C70805" w:rsidRDefault="00DC02C0" w:rsidP="00DC02C0">
            <w:pPr>
              <w:pStyle w:val="NRELTableContent"/>
              <w:rPr>
                <w:color w:val="auto"/>
                <w:szCs w:val="20"/>
              </w:rPr>
            </w:pPr>
            <w:r w:rsidRPr="00C70805">
              <w:rPr>
                <w:color w:val="auto"/>
                <w:szCs w:val="20"/>
              </w:rPr>
              <w:t>out.emissions.fuel_oil..co2e_kg</w:t>
            </w:r>
          </w:p>
        </w:tc>
        <w:tc>
          <w:tcPr>
            <w:tcW w:w="0" w:type="auto"/>
            <w:noWrap/>
            <w:vAlign w:val="center"/>
          </w:tcPr>
          <w:p w14:paraId="6EE91B40" w14:textId="3C20E7B9" w:rsidR="00DC02C0" w:rsidRPr="00DB142A" w:rsidRDefault="00F353E0" w:rsidP="00DC02C0">
            <w:pPr>
              <w:pStyle w:val="NRELTableContent"/>
              <w:rPr>
                <w:color w:val="auto"/>
                <w:szCs w:val="20"/>
              </w:rPr>
            </w:pPr>
            <w:r w:rsidRPr="00F353E0">
              <w:rPr>
                <w:color w:val="auto"/>
                <w:szCs w:val="20"/>
              </w:rPr>
              <w:t>annual greenhouse gas emissions from total on-site fuel oil use</w:t>
            </w:r>
          </w:p>
        </w:tc>
      </w:tr>
      <w:tr w:rsidR="00DC02C0" w:rsidRPr="003B3915" w14:paraId="45DD8A0F" w14:textId="77777777" w:rsidTr="00D317A8">
        <w:trPr>
          <w:trHeight w:val="288"/>
        </w:trPr>
        <w:tc>
          <w:tcPr>
            <w:tcW w:w="0" w:type="auto"/>
            <w:tcBorders>
              <w:bottom w:val="single" w:sz="4" w:space="0" w:color="auto"/>
            </w:tcBorders>
            <w:noWrap/>
            <w:vAlign w:val="center"/>
          </w:tcPr>
          <w:p w14:paraId="35C1C71F" w14:textId="45C3CA6E" w:rsidR="00DC02C0" w:rsidRPr="0039265D" w:rsidRDefault="00DC02C0" w:rsidP="00DC02C0">
            <w:pPr>
              <w:pStyle w:val="NRELTableContent"/>
              <w:rPr>
                <w:color w:val="auto"/>
                <w:szCs w:val="20"/>
              </w:rPr>
            </w:pPr>
            <w:r w:rsidRPr="00230AA2">
              <w:rPr>
                <w:color w:val="auto"/>
                <w:szCs w:val="20"/>
              </w:rPr>
              <w:t>out.emissions.propane..co2e_kg</w:t>
            </w:r>
          </w:p>
        </w:tc>
        <w:tc>
          <w:tcPr>
            <w:tcW w:w="0" w:type="auto"/>
            <w:tcBorders>
              <w:bottom w:val="single" w:sz="4" w:space="0" w:color="auto"/>
            </w:tcBorders>
            <w:noWrap/>
            <w:vAlign w:val="center"/>
          </w:tcPr>
          <w:p w14:paraId="6600C048" w14:textId="2F4AF4F7" w:rsidR="00DC02C0" w:rsidRPr="00DB142A" w:rsidRDefault="00902E98" w:rsidP="00DC02C0">
            <w:pPr>
              <w:pStyle w:val="NRELTableContent"/>
              <w:rPr>
                <w:color w:val="auto"/>
                <w:szCs w:val="20"/>
              </w:rPr>
            </w:pPr>
            <w:r w:rsidRPr="00902E98">
              <w:rPr>
                <w:color w:val="auto"/>
                <w:szCs w:val="20"/>
              </w:rPr>
              <w:t>annual greenhouse gas emissions from total on-site propane use</w:t>
            </w:r>
          </w:p>
        </w:tc>
      </w:tr>
    </w:tbl>
    <w:p w14:paraId="1D9B15AD" w14:textId="0B76525A" w:rsidR="006B3082" w:rsidRDefault="006B3082" w:rsidP="00DC02C0">
      <w:pPr>
        <w:pStyle w:val="NRELHead01Numbered"/>
        <w:numPr>
          <w:ilvl w:val="0"/>
          <w:numId w:val="0"/>
        </w:numPr>
        <w:ind w:left="432" w:hanging="432"/>
        <w:rPr>
          <w:b w:val="0"/>
          <w:bCs w:val="0"/>
          <w:iCs w:val="0"/>
        </w:rPr>
      </w:pPr>
      <w:r>
        <w:br w:type="page"/>
      </w:r>
    </w:p>
    <w:p w14:paraId="4509993E" w14:textId="081EB890" w:rsidR="00B07A10" w:rsidRPr="000978B5" w:rsidRDefault="00B07A10" w:rsidP="005633D0">
      <w:pPr>
        <w:pStyle w:val="NRELHead01Numbered"/>
      </w:pPr>
      <w:bookmarkStart w:id="210" w:name="_Toc185837480"/>
      <w:bookmarkStart w:id="211" w:name="_Toc187938246"/>
      <w:r w:rsidRPr="000978B5">
        <w:lastRenderedPageBreak/>
        <w:t>Results</w:t>
      </w:r>
      <w:bookmarkEnd w:id="210"/>
      <w:bookmarkEnd w:id="211"/>
    </w:p>
    <w:p w14:paraId="1C48C4E7" w14:textId="39C01F35" w:rsidR="00B07A10" w:rsidRPr="000978B5" w:rsidRDefault="00B07A10" w:rsidP="00274267">
      <w:pPr>
        <w:pStyle w:val="NRELBodyText"/>
      </w:pPr>
      <w:r w:rsidRPr="000978B5">
        <w:t>In this section, results are presented both at the stock level and for individual buildings through savings distributions. Stock-level results include the combined impact of all the analyzed buildings in ComStock, including buildings that are not applicable to this measure. Therefore</w:t>
      </w:r>
      <w:r w:rsidR="00793C51">
        <w:t>,</w:t>
      </w:r>
      <w:r w:rsidRPr="000978B5">
        <w:t xml:space="preserve"> they do not necessarily represent the energy savings of a particular or average building. Stock-level results should not be interpreted as the savings that a building might realize by implementing the measure.</w:t>
      </w:r>
    </w:p>
    <w:p w14:paraId="2EB6A28B" w14:textId="77777777" w:rsidR="00B07A10" w:rsidRPr="000978B5" w:rsidRDefault="00B07A10" w:rsidP="00274267">
      <w:pPr>
        <w:pStyle w:val="NRELBodyText"/>
      </w:pPr>
      <w:r w:rsidRPr="000978B5">
        <w:t>Total site energy savings are also presented in this section. Total site energy savings can be a useful metric, especially for quality assurance/quality control, but this metric on its own can have limitations for drawing conclusions. Further context should be considered, as site energy savings alone do not necessarily translate proportionally to savings for a particular fuel type (e.g., gas or electricity), source energy savings, cost savings, or greenhouse gas savings. This is especially important when a measure impacts multiple fuel types or causes decreased consumption of one fuel type and increased consumption of another. Many factors should be considered when analyzing the impact of an energy efficiency or electrification strategy, depending on the use case.</w:t>
      </w:r>
    </w:p>
    <w:p w14:paraId="2F86730F" w14:textId="77777777" w:rsidR="00B07A10" w:rsidRPr="000978B5" w:rsidRDefault="00B07A10" w:rsidP="005633D0">
      <w:pPr>
        <w:pStyle w:val="NRELHead02Numbered"/>
      </w:pPr>
      <w:bookmarkStart w:id="212" w:name="_Toc185837481"/>
      <w:bookmarkStart w:id="213" w:name="_Toc187938247"/>
      <w:r w:rsidRPr="000978B5">
        <w:t>Single Building Measure Tests</w:t>
      </w:r>
      <w:bookmarkEnd w:id="212"/>
      <w:bookmarkEnd w:id="213"/>
    </w:p>
    <w:p w14:paraId="63A12085" w14:textId="4C2DDF37" w:rsidR="00092535" w:rsidRPr="000978B5" w:rsidRDefault="00092535" w:rsidP="002F4BA7">
      <w:pPr>
        <w:pStyle w:val="NRELBodyText"/>
      </w:pPr>
      <w:r w:rsidRPr="000978B5">
        <w:t>Several single building measure tests are performed to demonstrate the implementation of the developed measure</w:t>
      </w:r>
      <w:r w:rsidR="0061016D" w:rsidRPr="000978B5">
        <w:t xml:space="preserve"> based on the two optional objectives (peak load reduction and emission reduction)</w:t>
      </w:r>
      <w:r w:rsidRPr="000978B5">
        <w:t xml:space="preserve">, as shown in the following sections. Specifically, a </w:t>
      </w:r>
      <w:r w:rsidR="0058668F" w:rsidRPr="000978B5">
        <w:t>small</w:t>
      </w:r>
      <w:r w:rsidRPr="000978B5">
        <w:t xml:space="preserve"> office building model is applied as the sample model to evaluate performance</w:t>
      </w:r>
      <w:r w:rsidR="00F95F82">
        <w:t>,</w:t>
      </w:r>
      <w:r w:rsidR="005E6A45" w:rsidRPr="000978B5">
        <w:t xml:space="preserve"> and the test results are shown in five consecutive </w:t>
      </w:r>
      <w:r w:rsidR="003807BE" w:rsidRPr="000978B5">
        <w:t xml:space="preserve">summer </w:t>
      </w:r>
      <w:r w:rsidR="005E6A45" w:rsidRPr="000978B5">
        <w:t>weekday</w:t>
      </w:r>
      <w:r w:rsidR="003807BE" w:rsidRPr="000978B5">
        <w:t>s (</w:t>
      </w:r>
      <w:r w:rsidR="00535FEC">
        <w:t xml:space="preserve">July </w:t>
      </w:r>
      <w:r w:rsidR="003807BE" w:rsidRPr="000978B5">
        <w:t>16</w:t>
      </w:r>
      <w:r w:rsidR="00535FEC">
        <w:t>–</w:t>
      </w:r>
      <w:r w:rsidR="003807BE" w:rsidRPr="000978B5">
        <w:t xml:space="preserve">20) </w:t>
      </w:r>
      <w:r w:rsidR="000C45DD" w:rsidRPr="000978B5">
        <w:t xml:space="preserve">to illustrate details of </w:t>
      </w:r>
      <w:r w:rsidR="007E778A" w:rsidRPr="000978B5">
        <w:t>the load/emission</w:t>
      </w:r>
      <w:r w:rsidR="00AD14A5" w:rsidRPr="000978B5">
        <w:t xml:space="preserve"> profiles</w:t>
      </w:r>
      <w:r w:rsidR="007E778A" w:rsidRPr="000978B5">
        <w:t xml:space="preserve"> </w:t>
      </w:r>
      <w:r w:rsidR="003807BE" w:rsidRPr="000978B5">
        <w:t>for comparison</w:t>
      </w:r>
      <w:r w:rsidRPr="000978B5">
        <w:t xml:space="preserve">. </w:t>
      </w:r>
    </w:p>
    <w:p w14:paraId="6FADD00A" w14:textId="7E9A1A37" w:rsidR="00B07A10" w:rsidRPr="000978B5" w:rsidRDefault="00092535" w:rsidP="002F4BA7">
      <w:pPr>
        <w:pStyle w:val="NRELBodyText"/>
      </w:pPr>
      <w:r w:rsidRPr="000978B5">
        <w:t>The default input parameters are summarized in</w:t>
      </w:r>
      <w:r w:rsidR="00862BE3" w:rsidRPr="000978B5">
        <w:t xml:space="preserve"> </w:t>
      </w:r>
      <w:r w:rsidR="00535FEC">
        <w:fldChar w:fldCharType="begin"/>
      </w:r>
      <w:ins w:id="214" w:author="Deneen, Michael" w:date="2024-12-31T16:06:00Z" w16du:dateUtc="2024-12-31T23:06:00Z">
        <w:r w:rsidR="00535FEC">
          <w:instrText xml:space="preserve"> REF _Ref186553621 \h </w:instrText>
        </w:r>
      </w:ins>
      <w:r w:rsidR="00535FEC">
        <w:fldChar w:fldCharType="separate"/>
      </w:r>
      <w:r w:rsidR="00535FEC" w:rsidRPr="000978B5">
        <w:t>Tabl</w:t>
      </w:r>
      <w:r w:rsidR="00693EFC">
        <w:t>e 6</w:t>
      </w:r>
      <w:r w:rsidR="00535FEC">
        <w:fldChar w:fldCharType="end"/>
      </w:r>
      <w:r w:rsidRPr="000978B5">
        <w:t>.</w:t>
      </w:r>
    </w:p>
    <w:p w14:paraId="2ECC15F2" w14:textId="2838EEF7" w:rsidR="00682528" w:rsidRPr="000978B5" w:rsidRDefault="00603D12" w:rsidP="00682528">
      <w:pPr>
        <w:pStyle w:val="NRELTableCaption"/>
      </w:pPr>
      <w:bookmarkStart w:id="215" w:name="_Ref186553621"/>
      <w:bookmarkStart w:id="216" w:name="_Toc163129169"/>
      <w:bookmarkStart w:id="217" w:name="_Toc187939862"/>
      <w:r w:rsidRPr="000978B5">
        <w:t>Table</w:t>
      </w:r>
      <w:bookmarkEnd w:id="215"/>
      <w:r w:rsidRPr="000978B5">
        <w:t xml:space="preserve"> </w:t>
      </w:r>
      <w:r>
        <w:fldChar w:fldCharType="begin"/>
      </w:r>
      <w:r>
        <w:instrText>SEQ Table \* ARABIC</w:instrText>
      </w:r>
      <w:r>
        <w:fldChar w:fldCharType="separate"/>
      </w:r>
      <w:r>
        <w:rPr>
          <w:noProof/>
        </w:rPr>
        <w:t>6</w:t>
      </w:r>
      <w:r>
        <w:fldChar w:fldCharType="end"/>
      </w:r>
      <w:r w:rsidR="00682528" w:rsidRPr="000978B5">
        <w:t>. Default Options for Measure Parameters</w:t>
      </w:r>
      <w:bookmarkEnd w:id="216"/>
      <w:bookmarkEnd w:id="217"/>
    </w:p>
    <w:tbl>
      <w:tblPr>
        <w:tblStyle w:val="TableGrid"/>
        <w:tblW w:w="3597"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421"/>
        <w:gridCol w:w="3313"/>
      </w:tblGrid>
      <w:tr w:rsidR="00693EFC" w:rsidRPr="00693EFC" w14:paraId="516E9508" w14:textId="6ECD63CA" w:rsidTr="00D4043A">
        <w:trPr>
          <w:jc w:val="center"/>
        </w:trPr>
        <w:tc>
          <w:tcPr>
            <w:tcW w:w="2540" w:type="pct"/>
            <w:tcBorders>
              <w:top w:val="single" w:sz="4" w:space="0" w:color="auto"/>
              <w:bottom w:val="single" w:sz="4" w:space="0" w:color="auto"/>
            </w:tcBorders>
            <w:vAlign w:val="center"/>
          </w:tcPr>
          <w:p w14:paraId="6672C32C" w14:textId="77777777" w:rsidR="00332396" w:rsidRPr="00D4043A" w:rsidRDefault="00332396">
            <w:pPr>
              <w:pStyle w:val="NRELTableContent"/>
              <w:jc w:val="center"/>
              <w:rPr>
                <w:b/>
                <w:color w:val="auto"/>
              </w:rPr>
            </w:pPr>
            <w:r w:rsidRPr="00D4043A">
              <w:rPr>
                <w:b/>
                <w:color w:val="auto"/>
              </w:rPr>
              <w:t>Parameter</w:t>
            </w:r>
          </w:p>
        </w:tc>
        <w:tc>
          <w:tcPr>
            <w:tcW w:w="2460" w:type="pct"/>
            <w:tcBorders>
              <w:top w:val="single" w:sz="4" w:space="0" w:color="auto"/>
              <w:bottom w:val="single" w:sz="4" w:space="0" w:color="auto"/>
            </w:tcBorders>
            <w:vAlign w:val="center"/>
          </w:tcPr>
          <w:p w14:paraId="587A2F66" w14:textId="252113C5" w:rsidR="00332396" w:rsidRPr="00D4043A" w:rsidRDefault="00D4043A" w:rsidP="00332396">
            <w:pPr>
              <w:pStyle w:val="NRELTableContent"/>
              <w:jc w:val="center"/>
              <w:rPr>
                <w:b/>
                <w:color w:val="auto"/>
              </w:rPr>
            </w:pPr>
            <w:r w:rsidRPr="00D4043A">
              <w:rPr>
                <w:b/>
                <w:color w:val="auto"/>
              </w:rPr>
              <w:t xml:space="preserve">Lighting </w:t>
            </w:r>
            <w:r>
              <w:rPr>
                <w:b/>
                <w:color w:val="auto"/>
              </w:rPr>
              <w:t>C</w:t>
            </w:r>
            <w:r w:rsidRPr="00D4043A">
              <w:rPr>
                <w:b/>
                <w:color w:val="auto"/>
              </w:rPr>
              <w:t xml:space="preserve">ontrol for </w:t>
            </w:r>
            <w:r>
              <w:rPr>
                <w:b/>
                <w:color w:val="auto"/>
              </w:rPr>
              <w:t>E</w:t>
            </w:r>
            <w:r w:rsidRPr="00D4043A">
              <w:rPr>
                <w:b/>
                <w:color w:val="auto"/>
              </w:rPr>
              <w:t>mission</w:t>
            </w:r>
            <w:r>
              <w:rPr>
                <w:b/>
                <w:color w:val="auto"/>
              </w:rPr>
              <w:t>s</w:t>
            </w:r>
            <w:r w:rsidRPr="00D4043A">
              <w:rPr>
                <w:b/>
                <w:color w:val="auto"/>
              </w:rPr>
              <w:t xml:space="preserve"> </w:t>
            </w:r>
            <w:r>
              <w:rPr>
                <w:b/>
                <w:color w:val="auto"/>
              </w:rPr>
              <w:t>R</w:t>
            </w:r>
            <w:r w:rsidRPr="00D4043A">
              <w:rPr>
                <w:b/>
                <w:color w:val="auto"/>
              </w:rPr>
              <w:t>eduction</w:t>
            </w:r>
          </w:p>
        </w:tc>
      </w:tr>
      <w:tr w:rsidR="00693EFC" w:rsidRPr="00693EFC" w14:paraId="33410F2A" w14:textId="3156E0BC" w:rsidTr="00D4043A">
        <w:trPr>
          <w:jc w:val="center"/>
        </w:trPr>
        <w:tc>
          <w:tcPr>
            <w:tcW w:w="2540" w:type="pct"/>
            <w:tcBorders>
              <w:top w:val="single" w:sz="4" w:space="0" w:color="auto"/>
            </w:tcBorders>
            <w:shd w:val="clear" w:color="auto" w:fill="D3DFEE"/>
            <w:vAlign w:val="center"/>
          </w:tcPr>
          <w:p w14:paraId="1A58431A" w14:textId="713DB9CA" w:rsidR="00332396" w:rsidRPr="00D4043A" w:rsidRDefault="00332396" w:rsidP="00D4043A">
            <w:pPr>
              <w:pStyle w:val="NRELTableContent"/>
              <w:rPr>
                <w:color w:val="auto"/>
              </w:rPr>
            </w:pPr>
            <w:r w:rsidRPr="00D4043A">
              <w:rPr>
                <w:color w:val="auto"/>
              </w:rPr>
              <w:t>Objective</w:t>
            </w:r>
          </w:p>
        </w:tc>
        <w:tc>
          <w:tcPr>
            <w:tcW w:w="2460" w:type="pct"/>
            <w:tcBorders>
              <w:top w:val="single" w:sz="4" w:space="0" w:color="auto"/>
            </w:tcBorders>
            <w:shd w:val="clear" w:color="auto" w:fill="D3DFEE"/>
            <w:vAlign w:val="center"/>
          </w:tcPr>
          <w:p w14:paraId="6CF85E6A" w14:textId="010020DF" w:rsidR="00332396" w:rsidRPr="00D4043A" w:rsidRDefault="00D4043A" w:rsidP="00D4043A">
            <w:pPr>
              <w:pStyle w:val="NRELTableContent"/>
              <w:rPr>
                <w:color w:val="auto"/>
              </w:rPr>
            </w:pPr>
            <w:r w:rsidRPr="00D4043A">
              <w:rPr>
                <w:color w:val="auto"/>
              </w:rPr>
              <w:t>Emission</w:t>
            </w:r>
            <w:r>
              <w:rPr>
                <w:color w:val="auto"/>
              </w:rPr>
              <w:t>s</w:t>
            </w:r>
            <w:r w:rsidR="00332396" w:rsidRPr="00D4043A">
              <w:rPr>
                <w:color w:val="auto"/>
              </w:rPr>
              <w:t xml:space="preserve"> reduction</w:t>
            </w:r>
          </w:p>
        </w:tc>
      </w:tr>
      <w:tr w:rsidR="00693EFC" w:rsidRPr="00693EFC" w14:paraId="55E5ABB2" w14:textId="77777777" w:rsidTr="00D4043A">
        <w:trPr>
          <w:jc w:val="center"/>
        </w:trPr>
        <w:tc>
          <w:tcPr>
            <w:tcW w:w="2540" w:type="pct"/>
            <w:vAlign w:val="center"/>
          </w:tcPr>
          <w:p w14:paraId="193F71D7" w14:textId="13D36AAC" w:rsidR="00332396" w:rsidRPr="00D4043A" w:rsidRDefault="00332396" w:rsidP="00D4043A">
            <w:pPr>
              <w:pStyle w:val="NRELTableContent"/>
              <w:rPr>
                <w:color w:val="auto"/>
              </w:rPr>
            </w:pPr>
            <w:r w:rsidRPr="00D4043A">
              <w:rPr>
                <w:color w:val="auto"/>
              </w:rPr>
              <w:t>Length of peak window</w:t>
            </w:r>
          </w:p>
        </w:tc>
        <w:tc>
          <w:tcPr>
            <w:tcW w:w="2460" w:type="pct"/>
            <w:vAlign w:val="center"/>
          </w:tcPr>
          <w:p w14:paraId="1F568980" w14:textId="1F9BF0CB" w:rsidR="00332396" w:rsidRPr="00D4043A" w:rsidRDefault="00D4043A" w:rsidP="00D4043A">
            <w:pPr>
              <w:pStyle w:val="NRELTableContent"/>
              <w:rPr>
                <w:color w:val="auto"/>
              </w:rPr>
            </w:pPr>
            <w:r w:rsidRPr="00D4043A">
              <w:rPr>
                <w:color w:val="auto"/>
              </w:rPr>
              <w:t>4 hours</w:t>
            </w:r>
          </w:p>
        </w:tc>
      </w:tr>
      <w:tr w:rsidR="00693EFC" w:rsidRPr="00693EFC" w14:paraId="6AA1B748" w14:textId="05FA2D46" w:rsidTr="00D4043A">
        <w:trPr>
          <w:jc w:val="center"/>
        </w:trPr>
        <w:tc>
          <w:tcPr>
            <w:tcW w:w="2540" w:type="pct"/>
            <w:shd w:val="clear" w:color="auto" w:fill="D3DFEE"/>
            <w:vAlign w:val="center"/>
          </w:tcPr>
          <w:p w14:paraId="61EF9BFE" w14:textId="1DA791D7" w:rsidR="00332396" w:rsidRPr="00D4043A" w:rsidRDefault="00332396" w:rsidP="00D4043A">
            <w:pPr>
              <w:pStyle w:val="NRELTableContent"/>
              <w:rPr>
                <w:color w:val="auto"/>
              </w:rPr>
            </w:pPr>
            <w:r w:rsidRPr="00D4043A">
              <w:rPr>
                <w:color w:val="auto"/>
              </w:rPr>
              <w:t>Lighting adjustment method</w:t>
            </w:r>
          </w:p>
        </w:tc>
        <w:tc>
          <w:tcPr>
            <w:tcW w:w="2460" w:type="pct"/>
            <w:shd w:val="clear" w:color="auto" w:fill="D3DFEE"/>
            <w:vAlign w:val="center"/>
          </w:tcPr>
          <w:p w14:paraId="69A78927" w14:textId="618BD44B" w:rsidR="00332396" w:rsidRPr="00D4043A" w:rsidRDefault="00D4043A" w:rsidP="00D4043A">
            <w:pPr>
              <w:pStyle w:val="NRELTableContent"/>
              <w:rPr>
                <w:color w:val="auto"/>
              </w:rPr>
            </w:pPr>
            <w:r w:rsidRPr="00D4043A">
              <w:rPr>
                <w:color w:val="auto"/>
              </w:rPr>
              <w:t>Absolute percentage change (compared to fully ON)</w:t>
            </w:r>
          </w:p>
        </w:tc>
      </w:tr>
      <w:tr w:rsidR="00693EFC" w:rsidRPr="00693EFC" w14:paraId="0A479E77" w14:textId="336D0B1B" w:rsidTr="00D4043A">
        <w:trPr>
          <w:jc w:val="center"/>
        </w:trPr>
        <w:tc>
          <w:tcPr>
            <w:tcW w:w="2540" w:type="pct"/>
            <w:vAlign w:val="center"/>
          </w:tcPr>
          <w:p w14:paraId="59013AB8" w14:textId="3A61A39A" w:rsidR="00332396" w:rsidRPr="00D4043A" w:rsidRDefault="00332396" w:rsidP="00D4043A">
            <w:pPr>
              <w:pStyle w:val="NRELTableContent"/>
              <w:rPr>
                <w:color w:val="auto"/>
              </w:rPr>
            </w:pPr>
            <w:r w:rsidRPr="00D4043A">
              <w:rPr>
                <w:color w:val="auto"/>
              </w:rPr>
              <w:t>Lighting level adjustment (on</w:t>
            </w:r>
            <w:r w:rsidR="00C16EDE">
              <w:rPr>
                <w:color w:val="auto"/>
              </w:rPr>
              <w:t>-</w:t>
            </w:r>
            <w:r w:rsidRPr="00D4043A">
              <w:rPr>
                <w:color w:val="auto"/>
              </w:rPr>
              <w:t>peak)</w:t>
            </w:r>
          </w:p>
        </w:tc>
        <w:tc>
          <w:tcPr>
            <w:tcW w:w="2460" w:type="pct"/>
            <w:vAlign w:val="center"/>
          </w:tcPr>
          <w:p w14:paraId="794FD369" w14:textId="04EF6803" w:rsidR="00332396" w:rsidRPr="00D4043A" w:rsidRDefault="00D4043A" w:rsidP="00D4043A">
            <w:pPr>
              <w:pStyle w:val="NRELTableContent"/>
              <w:rPr>
                <w:color w:val="auto"/>
              </w:rPr>
            </w:pPr>
            <w:r w:rsidRPr="00D4043A">
              <w:rPr>
                <w:color w:val="auto"/>
              </w:rPr>
              <w:t>30% dimmed</w:t>
            </w:r>
          </w:p>
        </w:tc>
      </w:tr>
      <w:tr w:rsidR="00693EFC" w:rsidRPr="00693EFC" w14:paraId="4623F313" w14:textId="65A05434" w:rsidTr="00D4043A">
        <w:trPr>
          <w:jc w:val="center"/>
        </w:trPr>
        <w:tc>
          <w:tcPr>
            <w:tcW w:w="2540" w:type="pct"/>
            <w:shd w:val="clear" w:color="auto" w:fill="D3DFEE"/>
            <w:vAlign w:val="center"/>
          </w:tcPr>
          <w:p w14:paraId="7896F84B" w14:textId="77777777" w:rsidR="00332396" w:rsidRPr="00D4043A" w:rsidRDefault="00332396" w:rsidP="00D4043A">
            <w:pPr>
              <w:pStyle w:val="NRELTableContent"/>
              <w:rPr>
                <w:color w:val="auto"/>
              </w:rPr>
            </w:pPr>
            <w:r w:rsidRPr="00D4043A">
              <w:rPr>
                <w:color w:val="auto"/>
              </w:rPr>
              <w:t>Load prediction method</w:t>
            </w:r>
          </w:p>
        </w:tc>
        <w:tc>
          <w:tcPr>
            <w:tcW w:w="2460" w:type="pct"/>
            <w:shd w:val="clear" w:color="auto" w:fill="D3DFEE"/>
            <w:vAlign w:val="center"/>
          </w:tcPr>
          <w:p w14:paraId="52CB455A" w14:textId="1B003A55" w:rsidR="00332396" w:rsidRPr="00D4043A" w:rsidRDefault="00D4043A" w:rsidP="00D4043A">
            <w:pPr>
              <w:pStyle w:val="NRELTableContent"/>
              <w:rPr>
                <w:color w:val="auto"/>
              </w:rPr>
            </w:pPr>
            <w:r w:rsidRPr="00D4043A">
              <w:rPr>
                <w:color w:val="auto"/>
              </w:rPr>
              <w:t>Perfect prediction (full baseline simulation)</w:t>
            </w:r>
          </w:p>
        </w:tc>
      </w:tr>
      <w:tr w:rsidR="00693EFC" w:rsidRPr="00693EFC" w14:paraId="519CD5E0" w14:textId="6DF7CCB5" w:rsidTr="00D4043A">
        <w:trPr>
          <w:jc w:val="center"/>
        </w:trPr>
        <w:tc>
          <w:tcPr>
            <w:tcW w:w="2540" w:type="pct"/>
            <w:vAlign w:val="center"/>
          </w:tcPr>
          <w:p w14:paraId="121C7887" w14:textId="6580BD49" w:rsidR="00332396" w:rsidRPr="00D4043A" w:rsidRDefault="00332396" w:rsidP="00D4043A">
            <w:pPr>
              <w:pStyle w:val="NRELTableContent"/>
              <w:rPr>
                <w:color w:val="auto"/>
              </w:rPr>
            </w:pPr>
            <w:r w:rsidRPr="00D4043A">
              <w:rPr>
                <w:color w:val="auto"/>
              </w:rPr>
              <w:t>Peak window determination method</w:t>
            </w:r>
          </w:p>
        </w:tc>
        <w:tc>
          <w:tcPr>
            <w:tcW w:w="2460" w:type="pct"/>
            <w:vAlign w:val="center"/>
          </w:tcPr>
          <w:p w14:paraId="56752B79" w14:textId="4ECE2E3A" w:rsidR="00332396" w:rsidRPr="00693EFC" w:rsidRDefault="006E03A7" w:rsidP="00D4043A">
            <w:pPr>
              <w:pStyle w:val="NRELTableContent"/>
              <w:rPr>
                <w:color w:val="auto"/>
              </w:rPr>
            </w:pPr>
            <w:r w:rsidRPr="00693EFC">
              <w:rPr>
                <w:color w:val="auto"/>
              </w:rPr>
              <w:t>Max</w:t>
            </w:r>
            <w:r w:rsidR="00693EFC">
              <w:rPr>
                <w:color w:val="auto"/>
              </w:rPr>
              <w:t>imum</w:t>
            </w:r>
            <w:r w:rsidRPr="00693EFC">
              <w:rPr>
                <w:color w:val="auto"/>
              </w:rPr>
              <w:t xml:space="preserve"> </w:t>
            </w:r>
            <w:r w:rsidR="00321B13" w:rsidRPr="00693EFC">
              <w:rPr>
                <w:color w:val="auto"/>
              </w:rPr>
              <w:t xml:space="preserve">potential </w:t>
            </w:r>
            <w:r w:rsidRPr="00693EFC">
              <w:rPr>
                <w:color w:val="auto"/>
              </w:rPr>
              <w:t>savings</w:t>
            </w:r>
            <w:r w:rsidR="00693EFC">
              <w:rPr>
                <w:color w:val="auto"/>
              </w:rPr>
              <w:t>—</w:t>
            </w:r>
            <w:r w:rsidR="00E321DD" w:rsidRPr="00693EFC">
              <w:rPr>
                <w:color w:val="auto"/>
              </w:rPr>
              <w:t>max</w:t>
            </w:r>
            <w:r w:rsidR="00693EFC">
              <w:rPr>
                <w:color w:val="auto"/>
              </w:rPr>
              <w:t>imum</w:t>
            </w:r>
            <w:r w:rsidR="00E321DD" w:rsidRPr="00693EFC">
              <w:rPr>
                <w:color w:val="auto"/>
              </w:rPr>
              <w:t xml:space="preserve"> aggregation of emissions</w:t>
            </w:r>
            <w:r w:rsidR="002230BA" w:rsidRPr="00693EFC">
              <w:rPr>
                <w:color w:val="auto"/>
              </w:rPr>
              <w:t xml:space="preserve"> in </w:t>
            </w:r>
            <w:r w:rsidR="00DA7F3C" w:rsidRPr="00693EFC">
              <w:rPr>
                <w:color w:val="auto"/>
              </w:rPr>
              <w:t>dispatch window</w:t>
            </w:r>
          </w:p>
        </w:tc>
      </w:tr>
      <w:tr w:rsidR="00693EFC" w:rsidRPr="00693EFC" w14:paraId="41583C6A" w14:textId="77777777" w:rsidTr="00D4043A">
        <w:trPr>
          <w:jc w:val="center"/>
        </w:trPr>
        <w:tc>
          <w:tcPr>
            <w:tcW w:w="2540" w:type="pct"/>
            <w:shd w:val="clear" w:color="auto" w:fill="D3DFEE"/>
            <w:vAlign w:val="center"/>
          </w:tcPr>
          <w:p w14:paraId="75E264BB" w14:textId="34247DFB" w:rsidR="00D142B9" w:rsidRPr="00D4043A" w:rsidRDefault="00483B35" w:rsidP="008C16DE">
            <w:pPr>
              <w:pStyle w:val="NRELTableContent"/>
              <w:rPr>
                <w:color w:val="auto"/>
              </w:rPr>
            </w:pPr>
            <w:r w:rsidRPr="00D4043A">
              <w:rPr>
                <w:color w:val="auto"/>
              </w:rPr>
              <w:t>Cambium scenario</w:t>
            </w:r>
          </w:p>
        </w:tc>
        <w:tc>
          <w:tcPr>
            <w:tcW w:w="2460" w:type="pct"/>
            <w:shd w:val="clear" w:color="auto" w:fill="D3DFEE"/>
            <w:vAlign w:val="center"/>
          </w:tcPr>
          <w:p w14:paraId="5EF03CC5" w14:textId="31A88533" w:rsidR="00D142B9" w:rsidRPr="00693EFC" w:rsidRDefault="004E4EE4" w:rsidP="008C16DE">
            <w:pPr>
              <w:pStyle w:val="NRELTableContent"/>
              <w:rPr>
                <w:color w:val="auto"/>
              </w:rPr>
            </w:pPr>
            <w:r w:rsidRPr="00693EFC">
              <w:rPr>
                <w:color w:val="auto"/>
              </w:rPr>
              <w:t>LRMER_MidCase</w:t>
            </w:r>
            <w:r w:rsidR="00AB66BD" w:rsidRPr="00693EFC">
              <w:rPr>
                <w:color w:val="auto"/>
              </w:rPr>
              <w:t>_15</w:t>
            </w:r>
          </w:p>
        </w:tc>
      </w:tr>
    </w:tbl>
    <w:p w14:paraId="21D584D5" w14:textId="6D5C7D08" w:rsidR="00111590" w:rsidRPr="000978B5" w:rsidRDefault="00111590" w:rsidP="00111590">
      <w:pPr>
        <w:pStyle w:val="NRELHead03Numbered"/>
      </w:pPr>
      <w:bookmarkStart w:id="218" w:name="_Toc186555711"/>
      <w:bookmarkStart w:id="219" w:name="_Toc185837483"/>
      <w:bookmarkStart w:id="220" w:name="_Toc185837540"/>
      <w:bookmarkStart w:id="221" w:name="_Toc185837568"/>
      <w:bookmarkStart w:id="222" w:name="_Toc186555713"/>
      <w:bookmarkStart w:id="223" w:name="_Toc187073922"/>
      <w:bookmarkStart w:id="224" w:name="_Ref176963388"/>
      <w:bookmarkStart w:id="225" w:name="_Toc185837484"/>
      <w:bookmarkEnd w:id="218"/>
      <w:bookmarkEnd w:id="219"/>
      <w:bookmarkEnd w:id="220"/>
      <w:bookmarkEnd w:id="221"/>
      <w:bookmarkEnd w:id="222"/>
      <w:bookmarkEnd w:id="223"/>
      <w:r w:rsidRPr="000978B5">
        <w:lastRenderedPageBreak/>
        <w:t>Emission</w:t>
      </w:r>
      <w:r w:rsidR="008C16DE">
        <w:t>s</w:t>
      </w:r>
      <w:r w:rsidRPr="000978B5">
        <w:t xml:space="preserve"> </w:t>
      </w:r>
      <w:r w:rsidR="006B3082">
        <w:t>R</w:t>
      </w:r>
      <w:r w:rsidRPr="000978B5">
        <w:t>eduction</w:t>
      </w:r>
      <w:bookmarkEnd w:id="224"/>
      <w:bookmarkEnd w:id="225"/>
    </w:p>
    <w:p w14:paraId="4575A7B6" w14:textId="73D96EB9" w:rsidR="0081425D" w:rsidRPr="000978B5" w:rsidRDefault="00DC1AB1" w:rsidP="0081425D">
      <w:pPr>
        <w:pStyle w:val="NRELBodyText"/>
      </w:pPr>
      <w:r w:rsidRPr="000978B5">
        <w:fldChar w:fldCharType="begin"/>
      </w:r>
      <w:r w:rsidRPr="000978B5">
        <w:instrText xml:space="preserve"> REF _Ref176785824 \h </w:instrText>
      </w:r>
      <w:r w:rsidRPr="000978B5">
        <w:fldChar w:fldCharType="separate"/>
      </w:r>
      <w:r w:rsidR="00400C1A" w:rsidRPr="000978B5">
        <w:t>Figure 6</w:t>
      </w:r>
      <w:r w:rsidRPr="000978B5">
        <w:fldChar w:fldCharType="end"/>
      </w:r>
      <w:r w:rsidRPr="000978B5">
        <w:t xml:space="preserve"> </w:t>
      </w:r>
      <w:r w:rsidR="0081425D" w:rsidRPr="000978B5">
        <w:t>shows the load profiles</w:t>
      </w:r>
      <w:r w:rsidR="00427E84" w:rsidRPr="000978B5">
        <w:t>, emission profiles</w:t>
      </w:r>
      <w:r w:rsidR="00400C1A">
        <w:t>,</w:t>
      </w:r>
      <w:r w:rsidR="00427E84" w:rsidRPr="000978B5">
        <w:t xml:space="preserve"> and</w:t>
      </w:r>
      <w:r w:rsidR="0081425D" w:rsidRPr="000978B5">
        <w:t xml:space="preserve"> </w:t>
      </w:r>
      <w:r w:rsidR="00427E84" w:rsidRPr="000978B5">
        <w:t xml:space="preserve">lighting schedules </w:t>
      </w:r>
      <w:r w:rsidR="006D2657" w:rsidRPr="000978B5">
        <w:t xml:space="preserve">of the test models </w:t>
      </w:r>
      <w:r w:rsidR="0081425D" w:rsidRPr="000978B5">
        <w:t xml:space="preserve">from simulations corresponding to baseline </w:t>
      </w:r>
      <w:r w:rsidR="004024F6" w:rsidRPr="000978B5">
        <w:t>(</w:t>
      </w:r>
      <w:r w:rsidR="0027234D" w:rsidRPr="000978B5">
        <w:t>orange</w:t>
      </w:r>
      <w:r w:rsidR="004024F6" w:rsidRPr="000978B5">
        <w:t xml:space="preserve"> dash</w:t>
      </w:r>
      <w:r w:rsidR="005843E6">
        <w:t>ed</w:t>
      </w:r>
      <w:r w:rsidR="004024F6" w:rsidRPr="000978B5">
        <w:t xml:space="preserve"> line) and default upgrade</w:t>
      </w:r>
      <w:r w:rsidRPr="000978B5">
        <w:t xml:space="preserve"> for emission reduction</w:t>
      </w:r>
      <w:r w:rsidR="004024F6" w:rsidRPr="000978B5">
        <w:t xml:space="preserve"> (blue solid line) scenarios for comparison</w:t>
      </w:r>
      <w:r w:rsidR="0081425D" w:rsidRPr="000978B5">
        <w:t xml:space="preserve">. </w:t>
      </w:r>
      <w:r w:rsidR="00617E85" w:rsidRPr="000978B5">
        <w:t>Impacted</w:t>
      </w:r>
      <w:r w:rsidR="00EE263A" w:rsidRPr="000978B5">
        <w:t xml:space="preserve"> by the emission factor trends, t</w:t>
      </w:r>
      <w:r w:rsidR="00EA744F" w:rsidRPr="000978B5">
        <w:t xml:space="preserve">he emission profiles </w:t>
      </w:r>
      <w:r w:rsidR="00203AE2" w:rsidRPr="000978B5">
        <w:t xml:space="preserve">show </w:t>
      </w:r>
      <w:r w:rsidR="007D61DD" w:rsidRPr="000978B5">
        <w:t>almost</w:t>
      </w:r>
      <w:r w:rsidR="00203AE2" w:rsidRPr="000978B5">
        <w:t xml:space="preserve"> </w:t>
      </w:r>
      <w:r w:rsidR="0054211F" w:rsidRPr="000978B5">
        <w:t xml:space="preserve">opposite </w:t>
      </w:r>
      <w:r w:rsidR="00511D41" w:rsidRPr="000978B5">
        <w:t>patterns</w:t>
      </w:r>
      <w:r w:rsidR="007D61DD" w:rsidRPr="000978B5">
        <w:t xml:space="preserve"> to the </w:t>
      </w:r>
      <w:r w:rsidR="00511D41" w:rsidRPr="000978B5">
        <w:t>load profiles</w:t>
      </w:r>
      <w:r w:rsidR="00EE263A" w:rsidRPr="000978B5">
        <w:t>, and thus result</w:t>
      </w:r>
      <w:r w:rsidR="00DC68B8" w:rsidRPr="000978B5">
        <w:t xml:space="preserve"> in </w:t>
      </w:r>
      <w:r w:rsidR="00F94F79" w:rsidRPr="000978B5">
        <w:t xml:space="preserve">distinct timings </w:t>
      </w:r>
      <w:r w:rsidR="00617E85" w:rsidRPr="000978B5">
        <w:t xml:space="preserve">of dispatch windows </w:t>
      </w:r>
      <w:commentRangeStart w:id="226"/>
      <w:commentRangeStart w:id="227"/>
      <w:commentRangeStart w:id="228"/>
      <w:r w:rsidR="00617E85" w:rsidRPr="000978B5">
        <w:t xml:space="preserve">compared to </w:t>
      </w:r>
      <w:r w:rsidR="00617E85" w:rsidRPr="000978B5">
        <w:fldChar w:fldCharType="begin"/>
      </w:r>
      <w:r w:rsidR="00617E85" w:rsidRPr="000978B5">
        <w:instrText xml:space="preserve"> REF _Ref176784457 \h </w:instrText>
      </w:r>
      <w:r w:rsidR="00617E85" w:rsidRPr="000978B5">
        <w:fldChar w:fldCharType="separate"/>
      </w:r>
      <w:r w:rsidR="005843E6" w:rsidRPr="000978B5">
        <w:t>Figure 5</w:t>
      </w:r>
      <w:r w:rsidR="00617E85" w:rsidRPr="000978B5">
        <w:fldChar w:fldCharType="end"/>
      </w:r>
      <w:commentRangeEnd w:id="226"/>
      <w:r w:rsidR="004D689E" w:rsidRPr="000978B5">
        <w:rPr>
          <w:rStyle w:val="CommentReference"/>
          <w:sz w:val="24"/>
          <w:szCs w:val="20"/>
        </w:rPr>
        <w:commentReference w:id="226"/>
      </w:r>
      <w:commentRangeEnd w:id="227"/>
      <w:r w:rsidRPr="000978B5">
        <w:rPr>
          <w:rStyle w:val="CommentReference"/>
          <w:sz w:val="24"/>
          <w:szCs w:val="20"/>
        </w:rPr>
        <w:commentReference w:id="227"/>
      </w:r>
      <w:commentRangeEnd w:id="228"/>
      <w:r w:rsidRPr="000978B5">
        <w:rPr>
          <w:rStyle w:val="CommentReference"/>
          <w:sz w:val="24"/>
          <w:szCs w:val="20"/>
        </w:rPr>
        <w:commentReference w:id="228"/>
      </w:r>
      <w:r w:rsidR="00617E85" w:rsidRPr="000978B5">
        <w:t>.</w:t>
      </w:r>
      <w:r w:rsidR="006D529E" w:rsidRPr="000978B5">
        <w:t xml:space="preserve"> </w:t>
      </w:r>
      <w:r w:rsidR="000373E5" w:rsidRPr="000978B5">
        <w:t xml:space="preserve">Note that </w:t>
      </w:r>
      <w:r w:rsidR="001728A9" w:rsidRPr="000978B5">
        <w:t xml:space="preserve">although </w:t>
      </w:r>
      <w:r w:rsidR="000373E5" w:rsidRPr="000978B5">
        <w:t xml:space="preserve">the emission profiles and load profiles </w:t>
      </w:r>
      <w:r w:rsidR="00051CD4" w:rsidRPr="000978B5">
        <w:t>show inconsisten</w:t>
      </w:r>
      <w:r w:rsidR="008876B4" w:rsidRPr="000978B5">
        <w:t>t</w:t>
      </w:r>
      <w:r w:rsidR="00051CD4" w:rsidRPr="000978B5">
        <w:t xml:space="preserve"> pattern</w:t>
      </w:r>
      <w:r w:rsidR="008876B4" w:rsidRPr="000978B5">
        <w:t>s</w:t>
      </w:r>
      <w:r w:rsidR="00437289" w:rsidRPr="000978B5">
        <w:t xml:space="preserve"> in </w:t>
      </w:r>
      <w:r w:rsidR="00725489" w:rsidRPr="000978B5">
        <w:t>the sample model</w:t>
      </w:r>
      <w:r w:rsidR="001728A9" w:rsidRPr="000978B5">
        <w:t xml:space="preserve">, </w:t>
      </w:r>
      <w:r w:rsidR="00051CD4" w:rsidRPr="000978B5">
        <w:t xml:space="preserve">the </w:t>
      </w:r>
      <w:r w:rsidR="0000504A" w:rsidRPr="000978B5">
        <w:t>impact</w:t>
      </w:r>
      <w:r w:rsidR="005843E6">
        <w:t>s</w:t>
      </w:r>
      <w:r w:rsidR="0000504A" w:rsidRPr="000978B5">
        <w:t xml:space="preserve"> </w:t>
      </w:r>
      <w:r w:rsidR="00B30221" w:rsidRPr="000978B5">
        <w:t>of</w:t>
      </w:r>
      <w:r w:rsidR="0000504A" w:rsidRPr="000978B5">
        <w:t xml:space="preserve"> emission </w:t>
      </w:r>
      <w:r w:rsidR="00051CD4" w:rsidRPr="000978B5">
        <w:t>factor</w:t>
      </w:r>
      <w:r w:rsidR="00174AA9" w:rsidRPr="000978B5">
        <w:t>s and building load</w:t>
      </w:r>
      <w:r w:rsidR="00B30221" w:rsidRPr="000978B5">
        <w:t xml:space="preserve"> on resulting emissions are</w:t>
      </w:r>
      <w:r w:rsidR="00437289" w:rsidRPr="000978B5">
        <w:t xml:space="preserve"> dynamic</w:t>
      </w:r>
      <w:r w:rsidR="0093406E">
        <w:t>.</w:t>
      </w:r>
      <w:r w:rsidR="00437289" w:rsidRPr="000978B5" w:rsidDel="0093406E">
        <w:t xml:space="preserve"> </w:t>
      </w:r>
      <w:r w:rsidR="0093406E">
        <w:t>F</w:t>
      </w:r>
      <w:r w:rsidR="00801400" w:rsidRPr="000978B5">
        <w:t xml:space="preserve">or example, </w:t>
      </w:r>
      <w:r w:rsidR="0093406E">
        <w:t xml:space="preserve">a </w:t>
      </w:r>
      <w:del w:id="229" w:author="Leach, Matt" w:date="2025-01-23T14:39:00Z" w16du:dateUtc="2025-01-23T21:39:00Z">
        <w:r w:rsidR="009E74E3" w:rsidRPr="000978B5" w:rsidDel="001F3FF7">
          <w:delText xml:space="preserve">heavier </w:delText>
        </w:r>
      </w:del>
      <w:ins w:id="230" w:author="Leach, Matt" w:date="2025-01-23T14:39:00Z" w16du:dateUtc="2025-01-23T21:39:00Z">
        <w:r w:rsidR="001F3FF7">
          <w:t>larger</w:t>
        </w:r>
        <w:r w:rsidR="001F3FF7" w:rsidRPr="000978B5">
          <w:t xml:space="preserve"> </w:t>
        </w:r>
      </w:ins>
      <w:r w:rsidR="009E74E3" w:rsidRPr="000978B5">
        <w:t xml:space="preserve">building load in </w:t>
      </w:r>
      <w:r w:rsidR="0093406E">
        <w:t xml:space="preserve">a </w:t>
      </w:r>
      <w:r w:rsidR="006E0DFC" w:rsidRPr="000978B5">
        <w:t xml:space="preserve">larger building </w:t>
      </w:r>
      <w:r w:rsidR="00BB3F8E" w:rsidRPr="000978B5">
        <w:t xml:space="preserve">would </w:t>
      </w:r>
      <w:r w:rsidR="009E74E3" w:rsidRPr="000978B5">
        <w:t xml:space="preserve">be more decisive </w:t>
      </w:r>
      <w:r w:rsidR="000158EC" w:rsidRPr="000978B5">
        <w:t>compared to emission factors</w:t>
      </w:r>
      <w:r w:rsidR="0093406E">
        <w:t>,</w:t>
      </w:r>
      <w:r w:rsidR="000158EC" w:rsidRPr="000978B5" w:rsidDel="0093406E">
        <w:t xml:space="preserve"> </w:t>
      </w:r>
      <w:r w:rsidR="0065338B" w:rsidRPr="000978B5">
        <w:t>so there is no conclusion</w:t>
      </w:r>
      <w:r w:rsidR="000E61F1" w:rsidRPr="000978B5">
        <w:t xml:space="preserve"> on the correlation between load, emission factor</w:t>
      </w:r>
      <w:r w:rsidR="0093406E">
        <w:t>,</w:t>
      </w:r>
      <w:r w:rsidR="000E61F1" w:rsidRPr="000978B5">
        <w:t xml:space="preserve"> and emission.</w:t>
      </w:r>
    </w:p>
    <w:p w14:paraId="4A99728D" w14:textId="77777777" w:rsidR="006D2657" w:rsidRPr="000978B5" w:rsidRDefault="00863A5B" w:rsidP="000E3ECE">
      <w:pPr>
        <w:pStyle w:val="NRELFigureImageCentered"/>
      </w:pPr>
      <w:r w:rsidRPr="000978B5">
        <w:rPr>
          <w:noProof/>
        </w:rPr>
        <w:lastRenderedPageBreak/>
        <w:drawing>
          <wp:inline distT="0" distB="0" distL="0" distR="0" wp14:anchorId="3CE961AC" wp14:editId="67BF6352">
            <wp:extent cx="4505325" cy="6962113"/>
            <wp:effectExtent l="0" t="0" r="0" b="0"/>
            <wp:docPr id="1882257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a:extLst>
                        <a:ext uri="{28A0092B-C50C-407E-A947-70E740481C1C}">
                          <a14:useLocalDpi xmlns:a14="http://schemas.microsoft.com/office/drawing/2010/main" val="0"/>
                        </a:ext>
                      </a:extLst>
                    </a:blip>
                    <a:srcRect r="10709"/>
                    <a:stretch/>
                  </pic:blipFill>
                  <pic:spPr bwMode="auto">
                    <a:xfrm>
                      <a:off x="0" y="0"/>
                      <a:ext cx="4516477" cy="6979347"/>
                    </a:xfrm>
                    <a:prstGeom prst="rect">
                      <a:avLst/>
                    </a:prstGeom>
                    <a:noFill/>
                    <a:ln>
                      <a:noFill/>
                    </a:ln>
                    <a:extLst>
                      <a:ext uri="{53640926-AAD7-44D8-BBD7-CCE9431645EC}">
                        <a14:shadowObscured xmlns:a14="http://schemas.microsoft.com/office/drawing/2010/main"/>
                      </a:ext>
                    </a:extLst>
                  </pic:spPr>
                </pic:pic>
              </a:graphicData>
            </a:graphic>
          </wp:inline>
        </w:drawing>
      </w:r>
    </w:p>
    <w:p w14:paraId="265B5FCB" w14:textId="36CBB4AD" w:rsidR="00111590" w:rsidRPr="000978B5" w:rsidRDefault="006D2657" w:rsidP="006D2657">
      <w:pPr>
        <w:pStyle w:val="NRELFigureCaption"/>
      </w:pPr>
      <w:bookmarkStart w:id="231" w:name="_Ref176785824"/>
      <w:bookmarkStart w:id="232" w:name="_Toc187939840"/>
      <w:r w:rsidRPr="000978B5">
        <w:t xml:space="preserve">Figure </w:t>
      </w:r>
      <w:r>
        <w:fldChar w:fldCharType="begin"/>
      </w:r>
      <w:r>
        <w:instrText>SEQ Figure \* ARABIC</w:instrText>
      </w:r>
      <w:r>
        <w:fldChar w:fldCharType="separate"/>
      </w:r>
      <w:r w:rsidR="00225D8A" w:rsidRPr="000978B5">
        <w:t>6</w:t>
      </w:r>
      <w:r>
        <w:fldChar w:fldCharType="end"/>
      </w:r>
      <w:bookmarkEnd w:id="231"/>
      <w:r w:rsidR="00400C1A">
        <w:t>.</w:t>
      </w:r>
      <w:r w:rsidR="003B4E15" w:rsidRPr="000978B5">
        <w:t xml:space="preserve"> Comparison of load profiles, emission profiles</w:t>
      </w:r>
      <w:r w:rsidR="0093406E">
        <w:t>,</w:t>
      </w:r>
      <w:r w:rsidR="003B4E15" w:rsidRPr="000978B5">
        <w:t xml:space="preserve"> and lighting schedules (baseline and lighting load shed) for emission reduction for test small office model</w:t>
      </w:r>
      <w:bookmarkEnd w:id="232"/>
    </w:p>
    <w:p w14:paraId="734A8706" w14:textId="2B1958FD" w:rsidR="00636AD4" w:rsidRPr="000978B5" w:rsidRDefault="00636AD4" w:rsidP="00636AD4">
      <w:pPr>
        <w:pStyle w:val="NRELBodyText"/>
      </w:pPr>
      <w:r w:rsidRPr="000978B5">
        <w:t xml:space="preserve">The measure realizes emission savings through reducing lighting electricity usage, but the impact of electric load reduction on emission is relatively small </w:t>
      </w:r>
      <w:commentRangeStart w:id="233"/>
      <w:r w:rsidRPr="000978B5">
        <w:t>because the significant timing of emission (corresponding to high emission factors) is staggered to significant (peak) electric load</w:t>
      </w:r>
      <w:commentRangeEnd w:id="233"/>
      <w:r w:rsidR="009F750C" w:rsidRPr="000978B5">
        <w:rPr>
          <w:rStyle w:val="CommentReference"/>
          <w:sz w:val="24"/>
          <w:szCs w:val="20"/>
        </w:rPr>
        <w:commentReference w:id="233"/>
      </w:r>
      <w:r w:rsidRPr="000978B5">
        <w:t xml:space="preserve">. </w:t>
      </w:r>
      <w:commentRangeStart w:id="234"/>
      <w:r w:rsidRPr="000978B5">
        <w:t>The absolute magnitude of load change is small when reducing load during peak emission time</w:t>
      </w:r>
      <w:r w:rsidR="00801655">
        <w:t>,</w:t>
      </w:r>
      <w:r w:rsidR="00C9195F" w:rsidRPr="000978B5">
        <w:t xml:space="preserve"> </w:t>
      </w:r>
      <w:r w:rsidR="00C9195F" w:rsidRPr="000978B5">
        <w:lastRenderedPageBreak/>
        <w:t>likely in or close to nonworking hours</w:t>
      </w:r>
      <w:r w:rsidR="00D96FFF" w:rsidRPr="000978B5">
        <w:t xml:space="preserve"> as shown in </w:t>
      </w:r>
      <w:r w:rsidR="00D96FFF" w:rsidRPr="000978B5">
        <w:fldChar w:fldCharType="begin"/>
      </w:r>
      <w:r w:rsidR="00D96FFF" w:rsidRPr="000978B5">
        <w:instrText xml:space="preserve"> REF _Ref176785824 \h </w:instrText>
      </w:r>
      <w:r w:rsidR="00D96FFF" w:rsidRPr="000978B5">
        <w:fldChar w:fldCharType="separate"/>
      </w:r>
      <w:r w:rsidR="000B323A" w:rsidRPr="000978B5">
        <w:t>Figure 6</w:t>
      </w:r>
      <w:r w:rsidR="00D96FFF" w:rsidRPr="000978B5">
        <w:fldChar w:fldCharType="end"/>
      </w:r>
      <w:r w:rsidRPr="000978B5">
        <w:t xml:space="preserve">, while the resulting emission change </w:t>
      </w:r>
      <w:r w:rsidR="0075106F" w:rsidRPr="000978B5">
        <w:t>would</w:t>
      </w:r>
      <w:r w:rsidRPr="000978B5">
        <w:t xml:space="preserve"> also </w:t>
      </w:r>
      <w:r w:rsidR="0075106F" w:rsidRPr="000978B5">
        <w:t xml:space="preserve">be </w:t>
      </w:r>
      <w:r w:rsidRPr="000978B5">
        <w:t xml:space="preserve">small </w:t>
      </w:r>
      <w:r w:rsidR="00986D74" w:rsidRPr="000978B5">
        <w:t>even if</w:t>
      </w:r>
      <w:r w:rsidRPr="000978B5">
        <w:t xml:space="preserve"> </w:t>
      </w:r>
      <w:r w:rsidR="0075106F" w:rsidRPr="000978B5">
        <w:t xml:space="preserve">more </w:t>
      </w:r>
      <w:r w:rsidR="00C9195F" w:rsidRPr="000978B5">
        <w:t>load</w:t>
      </w:r>
      <w:r w:rsidR="0075106F" w:rsidRPr="000978B5">
        <w:t xml:space="preserve"> </w:t>
      </w:r>
      <w:r w:rsidR="00C9195F" w:rsidRPr="000978B5">
        <w:t xml:space="preserve">could be </w:t>
      </w:r>
      <w:r w:rsidRPr="000978B5">
        <w:t>reduc</w:t>
      </w:r>
      <w:r w:rsidR="00C9195F" w:rsidRPr="000978B5">
        <w:t>ed</w:t>
      </w:r>
      <w:r w:rsidRPr="000978B5">
        <w:t xml:space="preserve"> </w:t>
      </w:r>
      <w:r w:rsidR="00986D74" w:rsidRPr="000978B5">
        <w:t xml:space="preserve">during peak </w:t>
      </w:r>
      <w:r w:rsidR="001669F4" w:rsidRPr="000978B5">
        <w:t xml:space="preserve">load </w:t>
      </w:r>
      <w:r w:rsidR="00986D74" w:rsidRPr="000978B5">
        <w:t>time due to</w:t>
      </w:r>
      <w:r w:rsidR="001669F4" w:rsidRPr="000978B5">
        <w:t xml:space="preserve"> smaller emission factors in the periods</w:t>
      </w:r>
      <w:commentRangeEnd w:id="234"/>
      <w:r w:rsidR="0061326B" w:rsidRPr="000978B5">
        <w:rPr>
          <w:rStyle w:val="CommentReference"/>
          <w:sz w:val="24"/>
          <w:szCs w:val="20"/>
        </w:rPr>
        <w:commentReference w:id="234"/>
      </w:r>
      <w:r w:rsidR="001669F4" w:rsidRPr="000978B5">
        <w:t>.</w:t>
      </w:r>
    </w:p>
    <w:p w14:paraId="6552CBEF" w14:textId="796F9320" w:rsidR="0081425D" w:rsidRPr="000978B5" w:rsidRDefault="009009B7" w:rsidP="00016978">
      <w:pPr>
        <w:pStyle w:val="NRELHead02Numbered"/>
      </w:pPr>
      <w:bookmarkStart w:id="235" w:name="_Toc185837485"/>
      <w:bookmarkStart w:id="236" w:name="_Toc187938248"/>
      <w:bookmarkStart w:id="237" w:name="_Toc130984485"/>
      <w:r w:rsidRPr="000978B5">
        <w:t xml:space="preserve">Stock </w:t>
      </w:r>
      <w:commentRangeStart w:id="238"/>
      <w:commentRangeStart w:id="239"/>
      <w:r w:rsidR="0081425D" w:rsidRPr="000978B5">
        <w:t>Demand Flexibility Performance</w:t>
      </w:r>
      <w:r w:rsidR="008C3FF2" w:rsidRPr="000978B5">
        <w:t xml:space="preserve"> for </w:t>
      </w:r>
      <w:r w:rsidR="0050220C" w:rsidRPr="000978B5">
        <w:t>Emission</w:t>
      </w:r>
      <w:r w:rsidR="00DA49E1">
        <w:t>s</w:t>
      </w:r>
      <w:r w:rsidR="008C3FF2" w:rsidRPr="000978B5">
        <w:t xml:space="preserve"> Reduction</w:t>
      </w:r>
      <w:bookmarkEnd w:id="235"/>
      <w:bookmarkEnd w:id="236"/>
      <w:commentRangeEnd w:id="239"/>
      <w:r w:rsidR="007E7259" w:rsidRPr="000978B5">
        <w:rPr>
          <w:rStyle w:val="CommentReference"/>
          <w:sz w:val="28"/>
          <w:szCs w:val="26"/>
        </w:rPr>
        <w:commentReference w:id="239"/>
      </w:r>
      <w:commentRangeEnd w:id="238"/>
      <w:r w:rsidR="00621368" w:rsidRPr="000978B5">
        <w:rPr>
          <w:rStyle w:val="CommentReference"/>
          <w:sz w:val="28"/>
          <w:szCs w:val="26"/>
        </w:rPr>
        <w:commentReference w:id="238"/>
      </w:r>
    </w:p>
    <w:p w14:paraId="6935F593" w14:textId="7D6F1E17" w:rsidR="00DB7180" w:rsidRPr="000978B5" w:rsidRDefault="00DB7180" w:rsidP="00DB7180">
      <w:pPr>
        <w:pStyle w:val="NRELBodyText"/>
      </w:pPr>
      <w:r w:rsidRPr="000978B5">
        <w:t xml:space="preserve">From this section we are presenting and discussing stock-level impacts in various prospectives. This section illustrates some aggregated statistics of metrics that are determined to be essential to evaluate the performance of </w:t>
      </w:r>
      <w:ins w:id="240" w:author="Leach, Matt" w:date="2025-01-23T15:26:00Z" w16du:dateUtc="2025-01-23T22:26:00Z">
        <w:r w:rsidR="00F16827">
          <w:t xml:space="preserve">the </w:t>
        </w:r>
      </w:ins>
      <w:r w:rsidRPr="000978B5">
        <w:t xml:space="preserve">demand flexibility measure, but they may not depict all of the nuances with demand flexibility. </w:t>
      </w:r>
    </w:p>
    <w:p w14:paraId="3D2BE094" w14:textId="5D2AE129" w:rsidR="0050220C" w:rsidRPr="000978B5" w:rsidRDefault="0050220C" w:rsidP="0050220C">
      <w:pPr>
        <w:pStyle w:val="NRELHead03Numbered"/>
      </w:pPr>
      <w:bookmarkStart w:id="241" w:name="_Toc185837486"/>
      <w:r w:rsidRPr="000978B5">
        <w:t>Stock Greenhouse Gas Emissions Impact</w:t>
      </w:r>
      <w:r w:rsidR="00225D8A" w:rsidRPr="000978B5">
        <w:t>s</w:t>
      </w:r>
      <w:bookmarkEnd w:id="241"/>
    </w:p>
    <w:p w14:paraId="1B213021" w14:textId="57C16129" w:rsidR="00CD2D5B" w:rsidRDefault="0050220C" w:rsidP="002446C7">
      <w:pPr>
        <w:pStyle w:val="NRELBodyText"/>
      </w:pPr>
      <w:r w:rsidRPr="000978B5">
        <w:fldChar w:fldCharType="begin"/>
      </w:r>
      <w:r w:rsidRPr="000978B5">
        <w:instrText xml:space="preserve"> REF _Ref176962251 \h </w:instrText>
      </w:r>
      <w:r w:rsidRPr="000978B5">
        <w:fldChar w:fldCharType="separate"/>
      </w:r>
      <w:r w:rsidR="00B71743" w:rsidRPr="000978B5">
        <w:t>Figure 7</w:t>
      </w:r>
      <w:r w:rsidRPr="000978B5">
        <w:fldChar w:fldCharType="end"/>
      </w:r>
      <w:r w:rsidRPr="000978B5">
        <w:t xml:space="preserve"> shows the annual stock</w:t>
      </w:r>
      <w:r w:rsidR="00B71743">
        <w:t>-</w:t>
      </w:r>
      <w:r w:rsidRPr="000978B5">
        <w:t>level impact of the measure with emission reduction objective on greenhouse gas emissions and presents approximately 0.</w:t>
      </w:r>
      <w:r w:rsidR="00FB0DFB">
        <w:t>3</w:t>
      </w:r>
      <w:r w:rsidR="00B71743">
        <w:t>%–</w:t>
      </w:r>
      <w:r w:rsidRPr="000978B5">
        <w:t>0.</w:t>
      </w:r>
      <w:r w:rsidR="00CD2AB8">
        <w:t>5</w:t>
      </w:r>
      <w:r w:rsidRPr="000978B5">
        <w:t xml:space="preserve">% emission reductions for three grid electricity scenarios. </w:t>
      </w:r>
      <w:r w:rsidR="00BE76C2">
        <w:t xml:space="preserve">Note that </w:t>
      </w:r>
      <w:r w:rsidR="00BE76C2" w:rsidRPr="00BE76C2">
        <w:t>th</w:t>
      </w:r>
      <w:r w:rsidR="00BE76C2">
        <w:t xml:space="preserve">ese results </w:t>
      </w:r>
      <w:r w:rsidR="00417C2F" w:rsidRPr="00BE76C2">
        <w:t>are</w:t>
      </w:r>
      <w:r w:rsidR="00BE76C2" w:rsidRPr="00BE76C2">
        <w:t xml:space="preserve"> </w:t>
      </w:r>
      <w:r w:rsidR="00BE76C2">
        <w:t xml:space="preserve">at </w:t>
      </w:r>
      <w:r w:rsidR="00BE76C2" w:rsidRPr="00BE76C2">
        <w:t xml:space="preserve">stock level, including non-applicable buildings. </w:t>
      </w:r>
      <w:r w:rsidR="00CD2D5B">
        <w:t>For applicable buildings, more granula</w:t>
      </w:r>
      <w:r w:rsidR="005A784D">
        <w:t>r</w:t>
      </w:r>
      <w:r w:rsidR="00CD2D5B">
        <w:t xml:space="preserve"> results are shown in </w:t>
      </w:r>
      <w:r w:rsidR="00CD2D5B">
        <w:fldChar w:fldCharType="begin"/>
      </w:r>
      <w:r w:rsidR="00CD2D5B">
        <w:instrText xml:space="preserve"> REF _Ref187936899 \h </w:instrText>
      </w:r>
      <w:r w:rsidR="00CD2D5B">
        <w:fldChar w:fldCharType="separate"/>
      </w:r>
      <w:r w:rsidR="00CD2D5B" w:rsidRPr="000978B5">
        <w:t>Figure 8</w:t>
      </w:r>
      <w:r w:rsidR="00CD2D5B">
        <w:fldChar w:fldCharType="end"/>
      </w:r>
      <w:r w:rsidR="005A784D">
        <w:t xml:space="preserve"> </w:t>
      </w:r>
      <w:r w:rsidR="00485A29">
        <w:t>at</w:t>
      </w:r>
      <w:r w:rsidR="005A784D">
        <w:t xml:space="preserve"> </w:t>
      </w:r>
      <w:r w:rsidR="00485A29">
        <w:t xml:space="preserve">the </w:t>
      </w:r>
      <w:r w:rsidR="005A784D">
        <w:t>seasonal daily average</w:t>
      </w:r>
      <w:r w:rsidR="00485A29">
        <w:t xml:space="preserve"> level, for selected </w:t>
      </w:r>
      <w:r w:rsidR="00CC2A64" w:rsidRPr="00B7281D">
        <w:rPr>
          <w:rStyle w:val="normaltextrun"/>
        </w:rPr>
        <w:t xml:space="preserve">Cambium LRMER </w:t>
      </w:r>
      <w:r w:rsidR="00CC2A64">
        <w:rPr>
          <w:rStyle w:val="normaltextrun"/>
        </w:rPr>
        <w:t>Mid Case</w:t>
      </w:r>
      <w:r w:rsidR="00CC2A64" w:rsidRPr="00B7281D">
        <w:rPr>
          <w:rStyle w:val="normaltextrun"/>
        </w:rPr>
        <w:t xml:space="preserve"> 15-Year</w:t>
      </w:r>
      <w:r w:rsidR="00CC2A64">
        <w:rPr>
          <w:rStyle w:val="normaltextrun"/>
        </w:rPr>
        <w:t xml:space="preserve"> scenario</w:t>
      </w:r>
      <w:r w:rsidR="00417C2F">
        <w:rPr>
          <w:rStyle w:val="normaltextrun"/>
        </w:rPr>
        <w:t xml:space="preserve">. The savings </w:t>
      </w:r>
      <w:r w:rsidR="00FE3B6C">
        <w:rPr>
          <w:rStyle w:val="normaltextrun"/>
        </w:rPr>
        <w:t xml:space="preserve">performance </w:t>
      </w:r>
      <w:r w:rsidR="00417C2F">
        <w:rPr>
          <w:rStyle w:val="normaltextrun"/>
        </w:rPr>
        <w:t>increase</w:t>
      </w:r>
      <w:r w:rsidR="00FE3B6C">
        <w:rPr>
          <w:rStyle w:val="normaltextrun"/>
        </w:rPr>
        <w:t>s</w:t>
      </w:r>
      <w:r w:rsidR="00417C2F">
        <w:rPr>
          <w:rStyle w:val="normaltextrun"/>
        </w:rPr>
        <w:t xml:space="preserve"> to </w:t>
      </w:r>
      <w:r w:rsidR="00FE3B6C">
        <w:rPr>
          <w:rStyle w:val="normaltextrun"/>
        </w:rPr>
        <w:t xml:space="preserve">1.6%-2.0% </w:t>
      </w:r>
      <w:r w:rsidR="00255B5B">
        <w:rPr>
          <w:rStyle w:val="normaltextrun"/>
        </w:rPr>
        <w:t>depending on the seasons.</w:t>
      </w:r>
    </w:p>
    <w:p w14:paraId="57536249" w14:textId="70A583D3" w:rsidR="0050220C" w:rsidRPr="000978B5" w:rsidRDefault="0050220C" w:rsidP="002446C7">
      <w:pPr>
        <w:pStyle w:val="NRELBodyText"/>
      </w:pPr>
      <w:r w:rsidRPr="000978B5">
        <w:t xml:space="preserve">The emission reductions are mostly </w:t>
      </w:r>
      <w:del w:id="242" w:author="Leach, Matt" w:date="2025-01-23T15:27:00Z" w16du:dateUtc="2025-01-23T22:27:00Z">
        <w:r w:rsidRPr="000978B5" w:rsidDel="00734A18">
          <w:delText xml:space="preserve">contributed </w:delText>
        </w:r>
      </w:del>
      <w:ins w:id="243" w:author="Leach, Matt" w:date="2025-01-23T15:27:00Z" w16du:dateUtc="2025-01-23T22:27:00Z">
        <w:r w:rsidR="00734A18">
          <w:t>attributed</w:t>
        </w:r>
        <w:r w:rsidR="00734A18" w:rsidRPr="000978B5">
          <w:t xml:space="preserve"> </w:t>
        </w:r>
      </w:ins>
      <w:r w:rsidRPr="000978B5">
        <w:t xml:space="preserve">to the </w:t>
      </w:r>
      <w:del w:id="244" w:author="Leach, Matt" w:date="2025-01-23T15:27:00Z" w16du:dateUtc="2025-01-23T22:27:00Z">
        <w:r w:rsidRPr="000978B5" w:rsidDel="00734A18">
          <w:delText>electricity portion result</w:delText>
        </w:r>
        <w:r w:rsidR="002446C7" w:rsidDel="00734A18">
          <w:delText>ing</w:delText>
        </w:r>
        <w:r w:rsidRPr="000978B5" w:rsidDel="00734A18">
          <w:delText xml:space="preserve"> from</w:delText>
        </w:r>
      </w:del>
      <w:ins w:id="245" w:author="Leach, Matt" w:date="2025-01-23T15:27:00Z" w16du:dateUtc="2025-01-23T22:27:00Z">
        <w:r w:rsidR="00734A18">
          <w:t>resulting</w:t>
        </w:r>
      </w:ins>
      <w:r w:rsidRPr="000978B5">
        <w:t xml:space="preserve"> reduced electricity consumption. </w:t>
      </w:r>
      <w:commentRangeStart w:id="246"/>
      <w:commentRangeStart w:id="247"/>
      <w:r w:rsidRPr="000978B5">
        <w:t xml:space="preserve">The </w:t>
      </w:r>
      <w:r w:rsidR="002446C7">
        <w:t>small</w:t>
      </w:r>
      <w:r w:rsidR="002446C7" w:rsidRPr="000978B5">
        <w:t xml:space="preserve"> </w:t>
      </w:r>
      <w:r w:rsidRPr="000978B5">
        <w:t xml:space="preserve">impact on emission is mainly </w:t>
      </w:r>
      <w:commentRangeEnd w:id="247"/>
      <w:r w:rsidRPr="000978B5">
        <w:rPr>
          <w:rStyle w:val="CommentReference"/>
          <w:sz w:val="24"/>
          <w:szCs w:val="20"/>
        </w:rPr>
        <w:commentReference w:id="247"/>
      </w:r>
      <w:r w:rsidRPr="000978B5">
        <w:t xml:space="preserve">due to the inconsistent patterns of building electricity loads and emission factors, as well as the resulting emission profiles, as discussed in </w:t>
      </w:r>
      <w:r w:rsidR="002446C7">
        <w:t>S</w:t>
      </w:r>
      <w:r w:rsidRPr="000978B5">
        <w:t xml:space="preserve">ection </w:t>
      </w:r>
      <w:r w:rsidRPr="000978B5">
        <w:fldChar w:fldCharType="begin"/>
      </w:r>
      <w:r w:rsidRPr="000978B5">
        <w:instrText xml:space="preserve"> REF _Ref176963388 \n \h </w:instrText>
      </w:r>
      <w:r w:rsidRPr="000978B5">
        <w:fldChar w:fldCharType="separate"/>
      </w:r>
      <w:r w:rsidR="002446C7">
        <w:t>5.1.2</w:t>
      </w:r>
      <w:r w:rsidRPr="000978B5">
        <w:fldChar w:fldCharType="end"/>
      </w:r>
      <w:commentRangeEnd w:id="246"/>
      <w:r w:rsidR="00E47E47" w:rsidRPr="000978B5">
        <w:rPr>
          <w:rStyle w:val="CommentReference"/>
          <w:sz w:val="24"/>
          <w:szCs w:val="20"/>
        </w:rPr>
        <w:commentReference w:id="246"/>
      </w:r>
      <w:r w:rsidRPr="000978B5">
        <w:t>.</w:t>
      </w:r>
      <w:r w:rsidR="000C606D" w:rsidRPr="000C606D">
        <w:t xml:space="preserve"> </w:t>
      </w:r>
      <w:commentRangeStart w:id="248"/>
      <w:r w:rsidR="00342FB2">
        <w:t xml:space="preserve">In addition, the </w:t>
      </w:r>
      <w:r w:rsidR="00E022C1">
        <w:t xml:space="preserve">dispatched </w:t>
      </w:r>
      <w:r w:rsidR="00342FB2">
        <w:t xml:space="preserve">lighting </w:t>
      </w:r>
      <w:r w:rsidR="00E022C1">
        <w:t xml:space="preserve">load </w:t>
      </w:r>
      <w:r w:rsidR="00C233FC">
        <w:t>is</w:t>
      </w:r>
      <w:r w:rsidR="00571D17">
        <w:t xml:space="preserve"> small compared to total building load</w:t>
      </w:r>
      <w:r w:rsidR="006C6300">
        <w:t xml:space="preserve"> (less than 10% </w:t>
      </w:r>
      <w:r w:rsidR="0082547B">
        <w:t xml:space="preserve">as shown in section </w:t>
      </w:r>
      <w:r w:rsidR="0082547B">
        <w:fldChar w:fldCharType="begin"/>
      </w:r>
      <w:r w:rsidR="0082547B">
        <w:instrText xml:space="preserve"> REF _Ref187937815 \r \h </w:instrText>
      </w:r>
      <w:r w:rsidR="0082547B">
        <w:fldChar w:fldCharType="separate"/>
      </w:r>
      <w:r w:rsidR="0082547B">
        <w:t>5.3</w:t>
      </w:r>
      <w:r w:rsidR="0082547B">
        <w:fldChar w:fldCharType="end"/>
      </w:r>
      <w:r w:rsidR="006C6300">
        <w:t>)</w:t>
      </w:r>
      <w:r w:rsidR="00571D17">
        <w:t>, and thus the resulting emissions savings are small.</w:t>
      </w:r>
      <w:r w:rsidR="00E022C1">
        <w:t xml:space="preserve"> </w:t>
      </w:r>
      <w:commentRangeEnd w:id="248"/>
      <w:r w:rsidR="0004690B">
        <w:rPr>
          <w:rStyle w:val="CommentReference"/>
          <w:sz w:val="24"/>
          <w:szCs w:val="20"/>
        </w:rPr>
        <w:commentReference w:id="248"/>
      </w:r>
      <w:r w:rsidR="00571B90">
        <w:t>T</w:t>
      </w:r>
      <w:r w:rsidR="00AB79F1">
        <w:t>he electricity emissions are</w:t>
      </w:r>
      <w:r w:rsidR="00AB79F1" w:rsidRPr="00BE76C2">
        <w:t xml:space="preserve"> dispatched daily</w:t>
      </w:r>
      <w:r w:rsidR="00AB79F1">
        <w:t xml:space="preserve"> f</w:t>
      </w:r>
      <w:r w:rsidR="00360663">
        <w:t xml:space="preserve">ollowing the </w:t>
      </w:r>
      <w:r w:rsidR="00571B90">
        <w:t xml:space="preserve">proposed </w:t>
      </w:r>
      <w:r w:rsidR="00360663">
        <w:t>demand flexibility strategy,</w:t>
      </w:r>
      <w:r w:rsidR="000C606D" w:rsidRPr="00BE76C2">
        <w:t xml:space="preserve"> </w:t>
      </w:r>
      <w:commentRangeStart w:id="249"/>
      <w:r w:rsidR="000C606D" w:rsidRPr="00BE76C2">
        <w:t xml:space="preserve">and </w:t>
      </w:r>
      <w:r w:rsidR="00571B90">
        <w:t xml:space="preserve">the </w:t>
      </w:r>
      <w:r w:rsidR="000C606D" w:rsidRPr="00BE76C2">
        <w:t xml:space="preserve">annual aggregate results </w:t>
      </w:r>
      <w:r w:rsidR="00571B90">
        <w:t>would</w:t>
      </w:r>
      <w:r w:rsidR="000C606D" w:rsidRPr="00BE76C2">
        <w:t xml:space="preserve"> vary if </w:t>
      </w:r>
      <w:r w:rsidR="00571B90">
        <w:t>other emissions</w:t>
      </w:r>
      <w:r w:rsidR="008367F2">
        <w:t xml:space="preserve"> reduction strateg</w:t>
      </w:r>
      <w:ins w:id="250" w:author="Leach, Matt" w:date="2025-01-23T15:30:00Z" w16du:dateUtc="2025-01-23T22:30:00Z">
        <w:r w:rsidR="00E31134">
          <w:t>ies</w:t>
        </w:r>
      </w:ins>
      <w:del w:id="251" w:author="Leach, Matt" w:date="2025-01-23T15:30:00Z" w16du:dateUtc="2025-01-23T22:30:00Z">
        <w:r w:rsidR="008367F2" w:rsidDel="00E31134">
          <w:delText>y</w:delText>
        </w:r>
      </w:del>
      <w:r w:rsidR="008367F2">
        <w:t xml:space="preserve"> </w:t>
      </w:r>
      <w:ins w:id="252" w:author="Leach, Matt" w:date="2025-01-23T15:30:00Z" w16du:dateUtc="2025-01-23T22:30:00Z">
        <w:r w:rsidR="00E31134">
          <w:t>were</w:t>
        </w:r>
      </w:ins>
      <w:del w:id="253" w:author="Leach, Matt" w:date="2025-01-23T15:30:00Z" w16du:dateUtc="2025-01-23T22:30:00Z">
        <w:r w:rsidR="008367F2" w:rsidDel="00E31134">
          <w:delText>is</w:delText>
        </w:r>
      </w:del>
      <w:r w:rsidR="008367F2">
        <w:t xml:space="preserve"> applied</w:t>
      </w:r>
      <w:commentRangeEnd w:id="249"/>
      <w:r w:rsidR="00E31134" w:rsidRPr="00BE76C2">
        <w:rPr>
          <w:rStyle w:val="CommentReference"/>
          <w:sz w:val="24"/>
          <w:szCs w:val="20"/>
        </w:rPr>
        <w:commentReference w:id="249"/>
      </w:r>
      <w:r w:rsidR="000C606D" w:rsidRPr="00BE76C2">
        <w:t>.</w:t>
      </w:r>
    </w:p>
    <w:p w14:paraId="3D0DDE3D" w14:textId="6C68FA5F" w:rsidR="00174548" w:rsidRPr="00174548" w:rsidRDefault="00174548" w:rsidP="00174548">
      <w:pPr>
        <w:pStyle w:val="NRELFigureImageCentered"/>
      </w:pPr>
      <w:r w:rsidRPr="00174548">
        <w:rPr>
          <w:noProof/>
        </w:rPr>
        <w:lastRenderedPageBreak/>
        <w:drawing>
          <wp:inline distT="0" distB="0" distL="0" distR="0" wp14:anchorId="2EE5B2EC" wp14:editId="3BD9B1A2">
            <wp:extent cx="5943600" cy="4015740"/>
            <wp:effectExtent l="0" t="0" r="0" b="3810"/>
            <wp:docPr id="875887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015740"/>
                    </a:xfrm>
                    <a:prstGeom prst="rect">
                      <a:avLst/>
                    </a:prstGeom>
                    <a:noFill/>
                    <a:ln>
                      <a:noFill/>
                    </a:ln>
                  </pic:spPr>
                </pic:pic>
              </a:graphicData>
            </a:graphic>
          </wp:inline>
        </w:drawing>
      </w:r>
    </w:p>
    <w:p w14:paraId="32EF64D4" w14:textId="1CFEE36A" w:rsidR="00671209" w:rsidRDefault="0050220C" w:rsidP="00417CAA">
      <w:pPr>
        <w:pStyle w:val="NRELFigureCaption"/>
        <w:rPr>
          <w:rStyle w:val="normaltextrun"/>
        </w:rPr>
      </w:pPr>
      <w:bookmarkStart w:id="254" w:name="_Ref131429348"/>
      <w:bookmarkStart w:id="255" w:name="_Ref176962251"/>
      <w:bookmarkStart w:id="256" w:name="_Toc187939841"/>
      <w:r w:rsidRPr="000978B5">
        <w:t xml:space="preserve">Figure </w:t>
      </w:r>
      <w:bookmarkEnd w:id="254"/>
      <w:r w:rsidRPr="000978B5">
        <w:fldChar w:fldCharType="begin"/>
      </w:r>
      <w:r w:rsidRPr="000978B5">
        <w:instrText xml:space="preserve"> SEQ Figure \* ARABIC </w:instrText>
      </w:r>
      <w:r w:rsidRPr="000978B5">
        <w:fldChar w:fldCharType="separate"/>
      </w:r>
      <w:r w:rsidR="00225D8A" w:rsidRPr="000978B5">
        <w:t>7</w:t>
      </w:r>
      <w:r w:rsidRPr="000978B5">
        <w:fldChar w:fldCharType="end"/>
      </w:r>
      <w:bookmarkEnd w:id="255"/>
      <w:r w:rsidR="00400C1A">
        <w:rPr>
          <w:rStyle w:val="normaltextrun"/>
        </w:rPr>
        <w:t>.</w:t>
      </w:r>
      <w:r w:rsidRPr="000978B5">
        <w:rPr>
          <w:rStyle w:val="normaltextrun"/>
        </w:rPr>
        <w:t xml:space="preserve"> Greenhouse gas emissions comparison of the ComStock baseline and the lighting control for </w:t>
      </w:r>
      <w:r w:rsidR="002B2475">
        <w:rPr>
          <w:rStyle w:val="normaltextrun"/>
        </w:rPr>
        <w:t>emissions reduction</w:t>
      </w:r>
      <w:r w:rsidRPr="000978B5">
        <w:rPr>
          <w:rStyle w:val="normaltextrun"/>
        </w:rPr>
        <w:t xml:space="preserve"> scenario</w:t>
      </w:r>
      <w:bookmarkEnd w:id="256"/>
    </w:p>
    <w:p w14:paraId="37EBF656" w14:textId="1195DF7F" w:rsidR="0050220C" w:rsidRPr="000978B5" w:rsidRDefault="0050220C" w:rsidP="00671209">
      <w:pPr>
        <w:pStyle w:val="NRELFigureNote"/>
        <w:rPr>
          <w:rStyle w:val="normaltextrun"/>
        </w:rPr>
      </w:pPr>
      <w:r w:rsidRPr="000978B5">
        <w:rPr>
          <w:rStyle w:val="normaltextrun"/>
        </w:rPr>
        <w:t>Three electricity grid scenarios are presented: Cambium LRMER High RE Cost 15-Year, Cambium LRMER Low RE Cost 15-Year, and eGrid.</w:t>
      </w:r>
    </w:p>
    <w:p w14:paraId="7125CB9C" w14:textId="77777777" w:rsidR="00225D8A" w:rsidRPr="000978B5" w:rsidRDefault="0050220C" w:rsidP="008545FC">
      <w:pPr>
        <w:pStyle w:val="NRELFigureImageCentered"/>
      </w:pPr>
      <w:r w:rsidRPr="000978B5">
        <w:rPr>
          <w:noProof/>
        </w:rPr>
        <w:drawing>
          <wp:inline distT="0" distB="0" distL="0" distR="0" wp14:anchorId="2BEBCB7E" wp14:editId="4FC32957">
            <wp:extent cx="5943600" cy="2750820"/>
            <wp:effectExtent l="0" t="0" r="0" b="0"/>
            <wp:docPr id="193837665"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7665" name="Picture 1" descr="Chart&#10;&#10;Description automatically generated"/>
                    <pic:cNvPicPr/>
                  </pic:nvPicPr>
                  <pic:blipFill rotWithShape="1">
                    <a:blip r:embed="rId37">
                      <a:extLst>
                        <a:ext uri="{28A0092B-C50C-407E-A947-70E740481C1C}">
                          <a14:useLocalDpi xmlns:a14="http://schemas.microsoft.com/office/drawing/2010/main" val="0"/>
                        </a:ext>
                      </a:extLst>
                    </a:blip>
                    <a:srcRect t="7317" b="10137"/>
                    <a:stretch/>
                  </pic:blipFill>
                  <pic:spPr bwMode="auto">
                    <a:xfrm>
                      <a:off x="0" y="0"/>
                      <a:ext cx="5943600" cy="2750820"/>
                    </a:xfrm>
                    <a:prstGeom prst="rect">
                      <a:avLst/>
                    </a:prstGeom>
                    <a:ln>
                      <a:noFill/>
                    </a:ln>
                    <a:extLst>
                      <a:ext uri="{53640926-AAD7-44D8-BBD7-CCE9431645EC}">
                        <a14:shadowObscured xmlns:a14="http://schemas.microsoft.com/office/drawing/2010/main"/>
                      </a:ext>
                    </a:extLst>
                  </pic:spPr>
                </pic:pic>
              </a:graphicData>
            </a:graphic>
          </wp:inline>
        </w:drawing>
      </w:r>
    </w:p>
    <w:p w14:paraId="2247DA25" w14:textId="2CFE2D40" w:rsidR="0050220C" w:rsidRPr="000978B5" w:rsidRDefault="00225D8A" w:rsidP="00E318A8">
      <w:pPr>
        <w:pStyle w:val="NRELFigureCaption"/>
      </w:pPr>
      <w:bookmarkStart w:id="257" w:name="_Ref187936899"/>
      <w:bookmarkStart w:id="258" w:name="_Toc187939842"/>
      <w:r w:rsidRPr="000978B5">
        <w:t xml:space="preserve">Figure </w:t>
      </w:r>
      <w:r>
        <w:fldChar w:fldCharType="begin"/>
      </w:r>
      <w:r>
        <w:rPr>
          <w:b w:val="0"/>
          <w:iCs w:val="0"/>
        </w:rPr>
        <w:instrText xml:space="preserve"> SEQ Figure \* ARABIC </w:instrText>
      </w:r>
      <w:r>
        <w:fldChar w:fldCharType="separate"/>
      </w:r>
      <w:r w:rsidRPr="000978B5">
        <w:t>8</w:t>
      </w:r>
      <w:r>
        <w:fldChar w:fldCharType="end"/>
      </w:r>
      <w:bookmarkEnd w:id="257"/>
      <w:r w:rsidR="00400C1A">
        <w:rPr>
          <w:rFonts w:ascii="Times New Roman" w:hAnsi="Times New Roman"/>
          <w:b w:val="0"/>
          <w:iCs w:val="0"/>
          <w:color w:val="auto"/>
          <w:sz w:val="24"/>
        </w:rPr>
        <w:t>.</w:t>
      </w:r>
      <w:r w:rsidR="00E370E6" w:rsidRPr="000978B5">
        <w:t xml:space="preserve"> Distribution</w:t>
      </w:r>
      <w:r w:rsidR="00A939D2" w:rsidRPr="000978B5">
        <w:t>s</w:t>
      </w:r>
      <w:r w:rsidR="00E370E6" w:rsidRPr="000978B5">
        <w:t xml:space="preserve"> of</w:t>
      </w:r>
      <w:r w:rsidR="00F4703A" w:rsidRPr="000978B5">
        <w:t xml:space="preserve"> percentage</w:t>
      </w:r>
      <w:r w:rsidR="00106692" w:rsidRPr="000978B5">
        <w:t>s</w:t>
      </w:r>
      <w:r w:rsidR="006864A6" w:rsidRPr="000978B5">
        <w:t xml:space="preserve"> of </w:t>
      </w:r>
      <w:r w:rsidR="00D04870" w:rsidRPr="000978B5">
        <w:t xml:space="preserve">daily emissions </w:t>
      </w:r>
      <w:r w:rsidR="00A920E0" w:rsidRPr="000978B5">
        <w:t>reduction</w:t>
      </w:r>
      <w:r w:rsidR="003645F6" w:rsidRPr="000978B5">
        <w:t xml:space="preserve"> by season</w:t>
      </w:r>
      <w:r w:rsidR="005F44FC" w:rsidRPr="000978B5">
        <w:t xml:space="preserve"> compared to the baseline </w:t>
      </w:r>
      <w:r w:rsidR="00A678D1" w:rsidRPr="000978B5">
        <w:t>scenario</w:t>
      </w:r>
      <w:r w:rsidR="00EF75E5">
        <w:t xml:space="preserve">, with </w:t>
      </w:r>
      <w:r w:rsidR="00EF75E5" w:rsidRPr="00B7281D">
        <w:rPr>
          <w:rStyle w:val="normaltextrun"/>
        </w:rPr>
        <w:t xml:space="preserve">Cambium LRMER </w:t>
      </w:r>
      <w:r w:rsidR="00EF75E5">
        <w:rPr>
          <w:rStyle w:val="normaltextrun"/>
        </w:rPr>
        <w:t>Mid Case</w:t>
      </w:r>
      <w:r w:rsidR="00EF75E5" w:rsidRPr="00B7281D">
        <w:rPr>
          <w:rStyle w:val="normaltextrun"/>
        </w:rPr>
        <w:t xml:space="preserve"> 15-Year</w:t>
      </w:r>
      <w:r w:rsidR="00EF75E5">
        <w:rPr>
          <w:rStyle w:val="normaltextrun"/>
        </w:rPr>
        <w:t xml:space="preserve"> scenario</w:t>
      </w:r>
      <w:bookmarkEnd w:id="258"/>
    </w:p>
    <w:p w14:paraId="5FCC521B" w14:textId="77777777" w:rsidR="0050220C" w:rsidRPr="000978B5" w:rsidRDefault="0050220C" w:rsidP="0050220C">
      <w:pPr>
        <w:pStyle w:val="NRELHead02Numbered"/>
      </w:pPr>
      <w:bookmarkStart w:id="259" w:name="_Ref177559846"/>
      <w:bookmarkStart w:id="260" w:name="_Toc185837487"/>
      <w:bookmarkStart w:id="261" w:name="_Ref187937815"/>
      <w:bookmarkStart w:id="262" w:name="_Toc187938249"/>
      <w:bookmarkEnd w:id="237"/>
      <w:commentRangeStart w:id="263"/>
      <w:r w:rsidRPr="000978B5">
        <w:lastRenderedPageBreak/>
        <w:t>Stock Energy Impacts</w:t>
      </w:r>
      <w:bookmarkEnd w:id="259"/>
      <w:bookmarkEnd w:id="260"/>
      <w:bookmarkEnd w:id="261"/>
      <w:bookmarkEnd w:id="262"/>
      <w:commentRangeEnd w:id="263"/>
      <w:r w:rsidRPr="000978B5">
        <w:rPr>
          <w:rStyle w:val="CommentReference"/>
          <w:sz w:val="28"/>
          <w:szCs w:val="26"/>
        </w:rPr>
        <w:commentReference w:id="263"/>
      </w:r>
    </w:p>
    <w:p w14:paraId="3C76B6B1" w14:textId="60646B58" w:rsidR="0050220C" w:rsidRPr="000978B5" w:rsidRDefault="0050220C" w:rsidP="0050220C">
      <w:pPr>
        <w:pStyle w:val="NRELBodyText"/>
      </w:pPr>
      <w:r w:rsidRPr="000978B5">
        <w:t xml:space="preserve">The </w:t>
      </w:r>
      <w:commentRangeStart w:id="264"/>
      <w:r w:rsidRPr="000978B5">
        <w:t xml:space="preserve">lighting control for </w:t>
      </w:r>
      <w:r w:rsidR="002B2475">
        <w:t>emissions reduction</w:t>
      </w:r>
      <w:r w:rsidRPr="000978B5">
        <w:t xml:space="preserve"> measure with peak load reduction objective </w:t>
      </w:r>
      <w:commentRangeEnd w:id="264"/>
      <w:r w:rsidR="00BE4A00" w:rsidRPr="000978B5">
        <w:rPr>
          <w:rStyle w:val="CommentReference"/>
          <w:sz w:val="24"/>
          <w:szCs w:val="20"/>
        </w:rPr>
        <w:commentReference w:id="264"/>
      </w:r>
      <w:r w:rsidRPr="000978B5">
        <w:t xml:space="preserve">demonstrates </w:t>
      </w:r>
      <w:commentRangeStart w:id="265"/>
      <w:r w:rsidRPr="000978B5">
        <w:t xml:space="preserve">0.52% total site energy savings (22.5 trillion </w:t>
      </w:r>
      <w:r w:rsidR="002446C7">
        <w:t>Btu</w:t>
      </w:r>
      <w:r w:rsidRPr="000978B5">
        <w:t xml:space="preserve"> [TBtu]) for the U.S. commercial building stock modeled in ComStock, and 1.10% savings for </w:t>
      </w:r>
      <w:commentRangeEnd w:id="265"/>
      <w:r w:rsidR="000F7ACF" w:rsidRPr="000978B5">
        <w:rPr>
          <w:rStyle w:val="CommentReference"/>
          <w:sz w:val="24"/>
          <w:szCs w:val="20"/>
        </w:rPr>
        <w:commentReference w:id="265"/>
      </w:r>
      <w:r w:rsidRPr="000978B5">
        <w:t xml:space="preserve">the applicable buildings, as shown in </w:t>
      </w:r>
      <w:r w:rsidRPr="000978B5">
        <w:fldChar w:fldCharType="begin"/>
      </w:r>
      <w:r w:rsidRPr="000978B5">
        <w:instrText xml:space="preserve"> REF _Ref167875261 \h </w:instrText>
      </w:r>
      <w:r w:rsidRPr="000978B5">
        <w:fldChar w:fldCharType="separate"/>
      </w:r>
      <w:r w:rsidR="007A2FDB" w:rsidRPr="000978B5">
        <w:t>Figure 9</w:t>
      </w:r>
      <w:r w:rsidRPr="000978B5">
        <w:fldChar w:fldCharType="end"/>
      </w:r>
      <w:r w:rsidRPr="000978B5">
        <w:t>. The savings contributions by end use and fuel type are summarized i</w:t>
      </w:r>
      <w:r w:rsidRPr="000978B5">
        <w:rPr>
          <w:szCs w:val="24"/>
        </w:rPr>
        <w:t xml:space="preserve">n </w:t>
      </w:r>
      <w:r w:rsidR="007A2FDB">
        <w:rPr>
          <w:szCs w:val="24"/>
        </w:rPr>
        <w:fldChar w:fldCharType="begin"/>
      </w:r>
      <w:r w:rsidR="007A2FDB">
        <w:rPr>
          <w:szCs w:val="24"/>
        </w:rPr>
        <w:instrText xml:space="preserve"> REF _Ref186554160 \h </w:instrText>
      </w:r>
      <w:r w:rsidR="007A2FDB">
        <w:rPr>
          <w:szCs w:val="24"/>
        </w:rPr>
      </w:r>
      <w:r w:rsidR="007A2FDB">
        <w:rPr>
          <w:szCs w:val="24"/>
        </w:rPr>
        <w:fldChar w:fldCharType="separate"/>
      </w:r>
      <w:r w:rsidR="007A2FDB" w:rsidRPr="000978B5">
        <w:t>Tabl</w:t>
      </w:r>
      <w:r w:rsidR="007A2FDB">
        <w:t>e 7</w:t>
      </w:r>
      <w:r w:rsidR="007A2FDB">
        <w:rPr>
          <w:szCs w:val="24"/>
        </w:rPr>
        <w:fldChar w:fldCharType="end"/>
      </w:r>
      <w:r w:rsidRPr="000978B5">
        <w:rPr>
          <w:szCs w:val="24"/>
        </w:rPr>
        <w:fldChar w:fldCharType="begin"/>
      </w:r>
      <w:r w:rsidRPr="000978B5">
        <w:rPr>
          <w:szCs w:val="24"/>
        </w:rPr>
        <w:instrText xml:space="preserve"> REF _Ref167875558 \h  \* MERGEFORMAT </w:instrText>
      </w:r>
      <w:r w:rsidRPr="000978B5">
        <w:rPr>
          <w:szCs w:val="24"/>
        </w:rPr>
      </w:r>
      <w:r w:rsidRPr="000978B5">
        <w:rPr>
          <w:szCs w:val="24"/>
        </w:rPr>
        <w:fldChar w:fldCharType="end"/>
      </w:r>
      <w:r w:rsidRPr="000978B5">
        <w:rPr>
          <w:szCs w:val="24"/>
        </w:rPr>
        <w:t xml:space="preserve"> </w:t>
      </w:r>
      <w:r w:rsidRPr="000978B5">
        <w:t xml:space="preserve">and illustrated in </w:t>
      </w:r>
      <w:r w:rsidRPr="000978B5">
        <w:fldChar w:fldCharType="begin"/>
      </w:r>
      <w:r w:rsidRPr="000978B5">
        <w:instrText xml:space="preserve"> REF _Ref167875261 \h </w:instrText>
      </w:r>
      <w:r w:rsidRPr="000978B5">
        <w:fldChar w:fldCharType="separate"/>
      </w:r>
      <w:r w:rsidR="007A2FDB" w:rsidRPr="000978B5">
        <w:t>Figure 9</w:t>
      </w:r>
      <w:r w:rsidRPr="000978B5">
        <w:fldChar w:fldCharType="end"/>
      </w:r>
      <w:r w:rsidRPr="000978B5">
        <w:t xml:space="preserve">. </w:t>
      </w:r>
    </w:p>
    <w:p w14:paraId="314B78D2" w14:textId="1F1736FC" w:rsidR="0050220C" w:rsidRPr="000978B5" w:rsidRDefault="0050220C" w:rsidP="008545FC">
      <w:pPr>
        <w:pStyle w:val="NRELTableCaption"/>
        <w:rPr>
          <w:rStyle w:val="normaltextrun"/>
          <w:sz w:val="24"/>
          <w:szCs w:val="24"/>
        </w:rPr>
      </w:pPr>
      <w:bookmarkStart w:id="266" w:name="_Toc187939863"/>
      <w:r w:rsidRPr="000978B5" w:rsidDel="00603D12">
        <w:t xml:space="preserve">Table </w:t>
      </w:r>
      <w:ins w:id="267" w:author="Leach, Matt" w:date="2025-01-23T15:36:00Z" w16du:dateUtc="2025-01-23T22:36:00Z">
        <w:r w:rsidR="000F7ACF">
          <w:t>7</w:t>
        </w:r>
      </w:ins>
      <w:r w:rsidRPr="000978B5" w:rsidDel="00603D12">
        <w:fldChar w:fldCharType="begin"/>
      </w:r>
      <w:del w:id="268" w:author="Deneen, Michael" w:date="2024-12-23T09:34:00Z" w16du:dateUtc="2024-12-23T16:34:00Z">
        <w:r w:rsidRPr="000978B5" w:rsidDel="00603D12">
          <w:rPr>
            <w:rStyle w:val="normaltextrun"/>
            <w:szCs w:val="24"/>
          </w:rPr>
          <w:delInstrText xml:space="preserve"> SEQ Table \* ARABIC </w:delInstrText>
        </w:r>
      </w:del>
      <w:r w:rsidRPr="000978B5" w:rsidDel="00603D12">
        <w:fldChar w:fldCharType="separate"/>
      </w:r>
      <w:r w:rsidR="00603D12">
        <w:rPr>
          <w:noProof/>
        </w:rPr>
        <w:t>7</w:t>
      </w:r>
      <w:r w:rsidRPr="000978B5" w:rsidDel="00603D12">
        <w:fldChar w:fldCharType="end"/>
      </w:r>
      <w:r w:rsidR="00603D12">
        <w:t>.</w:t>
      </w:r>
      <w:r w:rsidRPr="000978B5">
        <w:rPr>
          <w:rStyle w:val="normaltextrun"/>
          <w:szCs w:val="24"/>
        </w:rPr>
        <w:t xml:space="preserve"> Summary of </w:t>
      </w:r>
      <w:r w:rsidR="007A2FDB">
        <w:rPr>
          <w:rStyle w:val="normaltextrun"/>
          <w:szCs w:val="24"/>
        </w:rPr>
        <w:t>S</w:t>
      </w:r>
      <w:r w:rsidRPr="000978B5">
        <w:rPr>
          <w:rStyle w:val="normaltextrun"/>
          <w:szCs w:val="24"/>
        </w:rPr>
        <w:t xml:space="preserve">ite </w:t>
      </w:r>
      <w:r w:rsidR="007A2FDB">
        <w:rPr>
          <w:rStyle w:val="normaltextrun"/>
          <w:szCs w:val="24"/>
        </w:rPr>
        <w:t>E</w:t>
      </w:r>
      <w:r w:rsidRPr="000978B5">
        <w:rPr>
          <w:rStyle w:val="normaltextrun"/>
          <w:szCs w:val="24"/>
        </w:rPr>
        <w:t xml:space="preserve">nergy </w:t>
      </w:r>
      <w:r w:rsidR="007A2FDB">
        <w:rPr>
          <w:rStyle w:val="normaltextrun"/>
          <w:szCs w:val="24"/>
        </w:rPr>
        <w:t>S</w:t>
      </w:r>
      <w:r w:rsidRPr="000978B5">
        <w:rPr>
          <w:rStyle w:val="normaltextrun"/>
          <w:szCs w:val="24"/>
        </w:rPr>
        <w:t xml:space="preserve">avings </w:t>
      </w:r>
      <w:r w:rsidR="007A2FDB">
        <w:rPr>
          <w:rStyle w:val="normaltextrun"/>
          <w:szCs w:val="24"/>
        </w:rPr>
        <w:t>F</w:t>
      </w:r>
      <w:r w:rsidRPr="000978B5">
        <w:rPr>
          <w:rStyle w:val="normaltextrun"/>
          <w:szCs w:val="24"/>
        </w:rPr>
        <w:t xml:space="preserve">rom </w:t>
      </w:r>
      <w:r w:rsidR="007A2FDB">
        <w:rPr>
          <w:rStyle w:val="normaltextrun"/>
          <w:szCs w:val="24"/>
        </w:rPr>
        <w:t>U</w:t>
      </w:r>
      <w:r w:rsidRPr="000978B5">
        <w:rPr>
          <w:rStyle w:val="normaltextrun"/>
          <w:szCs w:val="24"/>
        </w:rPr>
        <w:t xml:space="preserve">pgrade </w:t>
      </w:r>
      <w:r w:rsidR="007A2FDB">
        <w:rPr>
          <w:rStyle w:val="normaltextrun"/>
          <w:szCs w:val="24"/>
        </w:rPr>
        <w:t>M</w:t>
      </w:r>
      <w:r w:rsidRPr="000978B5">
        <w:rPr>
          <w:rStyle w:val="normaltextrun"/>
          <w:szCs w:val="24"/>
        </w:rPr>
        <w:t xml:space="preserve">easure </w:t>
      </w:r>
      <w:r w:rsidR="007A2FDB">
        <w:rPr>
          <w:rStyle w:val="normaltextrun"/>
          <w:szCs w:val="24"/>
        </w:rPr>
        <w:t>A</w:t>
      </w:r>
      <w:r w:rsidRPr="000978B5">
        <w:rPr>
          <w:rStyle w:val="normaltextrun"/>
          <w:szCs w:val="24"/>
        </w:rPr>
        <w:t xml:space="preserve">pplication vs. the ComStock </w:t>
      </w:r>
      <w:r w:rsidR="007A2FDB">
        <w:rPr>
          <w:rStyle w:val="normaltextrun"/>
          <w:szCs w:val="24"/>
        </w:rPr>
        <w:t>B</w:t>
      </w:r>
      <w:r w:rsidRPr="000978B5">
        <w:rPr>
          <w:rStyle w:val="normaltextrun"/>
          <w:szCs w:val="24"/>
        </w:rPr>
        <w:t>aseline</w:t>
      </w:r>
      <w:bookmarkEnd w:id="266"/>
    </w:p>
    <w:tbl>
      <w:tblPr>
        <w:tblW w:w="9090" w:type="dxa"/>
        <w:jc w:val="center"/>
        <w:tblCellMar>
          <w:left w:w="72" w:type="dxa"/>
          <w:right w:w="0" w:type="dxa"/>
        </w:tblCellMar>
        <w:tblLook w:val="04E0" w:firstRow="1" w:lastRow="1" w:firstColumn="1" w:lastColumn="0" w:noHBand="0" w:noVBand="1"/>
      </w:tblPr>
      <w:tblGrid>
        <w:gridCol w:w="1890"/>
        <w:gridCol w:w="1259"/>
        <w:gridCol w:w="991"/>
        <w:gridCol w:w="2158"/>
        <w:gridCol w:w="632"/>
        <w:gridCol w:w="2160"/>
      </w:tblGrid>
      <w:tr w:rsidR="005925E2" w:rsidRPr="005925E2" w14:paraId="3CFDA979" w14:textId="77777777" w:rsidTr="008545FC">
        <w:trPr>
          <w:trHeight w:val="296"/>
          <w:jc w:val="center"/>
        </w:trPr>
        <w:tc>
          <w:tcPr>
            <w:tcW w:w="1890" w:type="dxa"/>
            <w:tcBorders>
              <w:top w:val="single" w:sz="4" w:space="0" w:color="auto"/>
              <w:bottom w:val="single" w:sz="4" w:space="0" w:color="auto"/>
            </w:tcBorders>
          </w:tcPr>
          <w:p w14:paraId="3766E5EF" w14:textId="2BB8C7EF" w:rsidR="0050220C" w:rsidRPr="008545FC" w:rsidRDefault="0050220C">
            <w:pPr>
              <w:pStyle w:val="NRELTableContent"/>
              <w:rPr>
                <w:rStyle w:val="normaltextrun"/>
                <w:b/>
                <w:color w:val="auto"/>
              </w:rPr>
            </w:pPr>
            <w:r w:rsidRPr="008545FC">
              <w:rPr>
                <w:rStyle w:val="normaltextrun"/>
                <w:b/>
                <w:color w:val="auto"/>
              </w:rPr>
              <w:t>End Use</w:t>
            </w:r>
            <w:r w:rsidRPr="008545FC">
              <w:rPr>
                <w:rStyle w:val="normaltextrun"/>
                <w:b/>
                <w:bCs w:val="0"/>
                <w:color w:val="auto"/>
              </w:rPr>
              <w:t>/</w:t>
            </w:r>
            <w:r w:rsidRPr="008545FC">
              <w:rPr>
                <w:rStyle w:val="normaltextrun"/>
                <w:b/>
                <w:color w:val="auto"/>
              </w:rPr>
              <w:t>Fuel Type</w:t>
            </w:r>
          </w:p>
        </w:tc>
        <w:tc>
          <w:tcPr>
            <w:tcW w:w="2250" w:type="dxa"/>
            <w:gridSpan w:val="2"/>
            <w:tcBorders>
              <w:top w:val="single" w:sz="4" w:space="0" w:color="auto"/>
              <w:bottom w:val="single" w:sz="4" w:space="0" w:color="auto"/>
            </w:tcBorders>
          </w:tcPr>
          <w:p w14:paraId="018FCCE8" w14:textId="77777777" w:rsidR="0050220C" w:rsidRPr="008545FC" w:rsidRDefault="0050220C">
            <w:pPr>
              <w:pStyle w:val="NRELTableContent"/>
              <w:rPr>
                <w:rStyle w:val="normaltextrun"/>
                <w:b/>
                <w:color w:val="auto"/>
              </w:rPr>
            </w:pPr>
            <w:r w:rsidRPr="008545FC">
              <w:rPr>
                <w:rStyle w:val="normaltextrun"/>
                <w:b/>
                <w:color w:val="auto"/>
              </w:rPr>
              <w:t>Percent Site Energy Savings (All Buildings)</w:t>
            </w:r>
          </w:p>
        </w:tc>
        <w:tc>
          <w:tcPr>
            <w:tcW w:w="2790" w:type="dxa"/>
            <w:gridSpan w:val="2"/>
            <w:tcBorders>
              <w:top w:val="single" w:sz="4" w:space="0" w:color="auto"/>
              <w:bottom w:val="single" w:sz="4" w:space="0" w:color="auto"/>
            </w:tcBorders>
          </w:tcPr>
          <w:p w14:paraId="04B493E9" w14:textId="77777777" w:rsidR="0050220C" w:rsidRPr="008545FC" w:rsidRDefault="0050220C">
            <w:pPr>
              <w:pStyle w:val="NRELTableContent"/>
              <w:rPr>
                <w:rStyle w:val="normaltextrun"/>
                <w:b/>
                <w:color w:val="auto"/>
              </w:rPr>
            </w:pPr>
            <w:r w:rsidRPr="008545FC">
              <w:rPr>
                <w:rStyle w:val="normaltextrun"/>
                <w:b/>
                <w:color w:val="auto"/>
              </w:rPr>
              <w:t>Percent Site Energy Savings (Applicable Buildings Only)</w:t>
            </w:r>
          </w:p>
        </w:tc>
        <w:tc>
          <w:tcPr>
            <w:tcW w:w="2160" w:type="dxa"/>
            <w:tcBorders>
              <w:top w:val="single" w:sz="4" w:space="0" w:color="auto"/>
              <w:bottom w:val="single" w:sz="4" w:space="0" w:color="auto"/>
            </w:tcBorders>
          </w:tcPr>
          <w:p w14:paraId="1E9B0AE5" w14:textId="77777777" w:rsidR="0050220C" w:rsidRPr="008545FC" w:rsidRDefault="0050220C">
            <w:pPr>
              <w:pStyle w:val="NRELTableContent"/>
              <w:rPr>
                <w:rStyle w:val="normaltextrun"/>
                <w:b/>
                <w:color w:val="auto"/>
              </w:rPr>
            </w:pPr>
            <w:r w:rsidRPr="008545FC">
              <w:rPr>
                <w:rStyle w:val="normaltextrun"/>
                <w:b/>
                <w:color w:val="auto"/>
              </w:rPr>
              <w:t>Absolute Site Energy Savings (TBtu)</w:t>
            </w:r>
          </w:p>
        </w:tc>
      </w:tr>
      <w:tr w:rsidR="00642DE6" w:rsidRPr="005925E2" w14:paraId="415EEDA4" w14:textId="77777777" w:rsidTr="008545FC">
        <w:trPr>
          <w:trHeight w:val="296"/>
          <w:jc w:val="center"/>
        </w:trPr>
        <w:tc>
          <w:tcPr>
            <w:tcW w:w="1890" w:type="dxa"/>
            <w:tcBorders>
              <w:top w:val="single" w:sz="4" w:space="0" w:color="auto"/>
            </w:tcBorders>
            <w:shd w:val="clear" w:color="auto" w:fill="D3DFEE"/>
          </w:tcPr>
          <w:p w14:paraId="6A5B5CEF" w14:textId="70B070EA" w:rsidR="00642DE6" w:rsidRPr="008545FC" w:rsidRDefault="00642DE6" w:rsidP="00642DE6">
            <w:pPr>
              <w:pStyle w:val="NRELTableContent"/>
              <w:rPr>
                <w:rStyle w:val="normaltextrun"/>
                <w:color w:val="auto"/>
              </w:rPr>
            </w:pPr>
            <w:r w:rsidRPr="007508B5">
              <w:t>Total Energy</w:t>
            </w:r>
          </w:p>
        </w:tc>
        <w:tc>
          <w:tcPr>
            <w:tcW w:w="2250" w:type="dxa"/>
            <w:gridSpan w:val="2"/>
            <w:tcBorders>
              <w:top w:val="single" w:sz="4" w:space="0" w:color="auto"/>
            </w:tcBorders>
            <w:shd w:val="clear" w:color="auto" w:fill="D3DFEE"/>
          </w:tcPr>
          <w:p w14:paraId="4E093A67" w14:textId="6BE9FF1F" w:rsidR="00642DE6" w:rsidRPr="008545FC" w:rsidRDefault="00642DE6" w:rsidP="00642DE6">
            <w:pPr>
              <w:pStyle w:val="NRELTableContent"/>
              <w:jc w:val="right"/>
              <w:rPr>
                <w:color w:val="auto"/>
              </w:rPr>
            </w:pPr>
            <w:r w:rsidRPr="007508B5">
              <w:t>0.33%</w:t>
            </w:r>
          </w:p>
        </w:tc>
        <w:tc>
          <w:tcPr>
            <w:tcW w:w="2790" w:type="dxa"/>
            <w:gridSpan w:val="2"/>
            <w:tcBorders>
              <w:top w:val="single" w:sz="4" w:space="0" w:color="auto"/>
            </w:tcBorders>
            <w:shd w:val="clear" w:color="auto" w:fill="D3DFEE"/>
          </w:tcPr>
          <w:p w14:paraId="53126BBE" w14:textId="4725270D" w:rsidR="00642DE6" w:rsidRPr="008545FC" w:rsidRDefault="00642DE6" w:rsidP="00642DE6">
            <w:pPr>
              <w:pStyle w:val="NRELTableContent"/>
              <w:jc w:val="right"/>
              <w:rPr>
                <w:color w:val="auto"/>
              </w:rPr>
            </w:pPr>
            <w:r w:rsidRPr="007508B5">
              <w:t>0.69%</w:t>
            </w:r>
          </w:p>
        </w:tc>
        <w:tc>
          <w:tcPr>
            <w:tcW w:w="2160" w:type="dxa"/>
            <w:tcBorders>
              <w:top w:val="single" w:sz="4" w:space="0" w:color="auto"/>
            </w:tcBorders>
            <w:shd w:val="clear" w:color="auto" w:fill="D3DFEE"/>
          </w:tcPr>
          <w:p w14:paraId="04BC2833" w14:textId="03FAC9E9" w:rsidR="00642DE6" w:rsidRPr="008545FC" w:rsidRDefault="00642DE6" w:rsidP="00642DE6">
            <w:pPr>
              <w:pStyle w:val="NRELTableContent"/>
              <w:jc w:val="right"/>
              <w:rPr>
                <w:color w:val="auto"/>
              </w:rPr>
            </w:pPr>
            <w:r w:rsidRPr="007508B5">
              <w:t>16.1</w:t>
            </w:r>
          </w:p>
        </w:tc>
      </w:tr>
      <w:tr w:rsidR="00642DE6" w:rsidRPr="005925E2" w14:paraId="775A0CCA" w14:textId="77777777" w:rsidTr="008545FC">
        <w:trPr>
          <w:trHeight w:val="296"/>
          <w:jc w:val="center"/>
        </w:trPr>
        <w:tc>
          <w:tcPr>
            <w:tcW w:w="1890" w:type="dxa"/>
          </w:tcPr>
          <w:p w14:paraId="71CF807F" w14:textId="4C6ED34B" w:rsidR="00642DE6" w:rsidRPr="008545FC" w:rsidRDefault="00642DE6" w:rsidP="00642DE6">
            <w:pPr>
              <w:pStyle w:val="NRELTableContent"/>
              <w:rPr>
                <w:rStyle w:val="normaltextrun"/>
                <w:color w:val="auto"/>
              </w:rPr>
            </w:pPr>
            <w:r w:rsidRPr="007508B5">
              <w:t>Total Electricity</w:t>
            </w:r>
          </w:p>
        </w:tc>
        <w:tc>
          <w:tcPr>
            <w:tcW w:w="2250" w:type="dxa"/>
            <w:gridSpan w:val="2"/>
          </w:tcPr>
          <w:p w14:paraId="408172C3" w14:textId="47362CFA" w:rsidR="00642DE6" w:rsidRPr="008545FC" w:rsidRDefault="00642DE6" w:rsidP="00642DE6">
            <w:pPr>
              <w:pStyle w:val="NRELTableContent"/>
              <w:jc w:val="right"/>
              <w:rPr>
                <w:color w:val="auto"/>
              </w:rPr>
            </w:pPr>
            <w:r w:rsidRPr="007508B5">
              <w:t>0.71%</w:t>
            </w:r>
          </w:p>
        </w:tc>
        <w:tc>
          <w:tcPr>
            <w:tcW w:w="2790" w:type="dxa"/>
            <w:gridSpan w:val="2"/>
          </w:tcPr>
          <w:p w14:paraId="411C6899" w14:textId="2EB9936F" w:rsidR="00642DE6" w:rsidRPr="008545FC" w:rsidRDefault="00642DE6" w:rsidP="00642DE6">
            <w:pPr>
              <w:pStyle w:val="NRELTableContent"/>
              <w:jc w:val="right"/>
              <w:rPr>
                <w:color w:val="auto"/>
              </w:rPr>
            </w:pPr>
            <w:r w:rsidRPr="007508B5">
              <w:t>1.48%</w:t>
            </w:r>
          </w:p>
        </w:tc>
        <w:tc>
          <w:tcPr>
            <w:tcW w:w="2160" w:type="dxa"/>
          </w:tcPr>
          <w:p w14:paraId="79E5938A" w14:textId="6DB018CB" w:rsidR="00642DE6" w:rsidRPr="008545FC" w:rsidRDefault="00642DE6" w:rsidP="00642DE6">
            <w:pPr>
              <w:pStyle w:val="NRELTableContent"/>
              <w:jc w:val="right"/>
              <w:rPr>
                <w:color w:val="auto"/>
              </w:rPr>
            </w:pPr>
            <w:r w:rsidRPr="007508B5">
              <w:t>22</w:t>
            </w:r>
            <w:r>
              <w:t>.0</w:t>
            </w:r>
          </w:p>
        </w:tc>
      </w:tr>
      <w:tr w:rsidR="00642DE6" w:rsidRPr="005925E2" w14:paraId="264439DC" w14:textId="77777777" w:rsidTr="008545FC">
        <w:trPr>
          <w:trHeight w:val="296"/>
          <w:jc w:val="center"/>
        </w:trPr>
        <w:tc>
          <w:tcPr>
            <w:tcW w:w="1890" w:type="dxa"/>
            <w:shd w:val="clear" w:color="auto" w:fill="D3DFEE"/>
          </w:tcPr>
          <w:p w14:paraId="54A9A4BB" w14:textId="655BECBF" w:rsidR="00642DE6" w:rsidRPr="008545FC" w:rsidRDefault="00642DE6" w:rsidP="00642DE6">
            <w:pPr>
              <w:pStyle w:val="NRELTableContent"/>
              <w:rPr>
                <w:rStyle w:val="normaltextrun"/>
                <w:color w:val="auto"/>
              </w:rPr>
            </w:pPr>
            <w:r w:rsidRPr="007508B5">
              <w:t>Total Natural Gas </w:t>
            </w:r>
          </w:p>
        </w:tc>
        <w:tc>
          <w:tcPr>
            <w:tcW w:w="2250" w:type="dxa"/>
            <w:gridSpan w:val="2"/>
            <w:shd w:val="clear" w:color="auto" w:fill="D3DFEE"/>
          </w:tcPr>
          <w:p w14:paraId="0B2183D0" w14:textId="28F4B331" w:rsidR="00642DE6" w:rsidRPr="008545FC" w:rsidRDefault="00642DE6" w:rsidP="00642DE6">
            <w:pPr>
              <w:pStyle w:val="NRELTableContent"/>
              <w:jc w:val="right"/>
              <w:rPr>
                <w:color w:val="auto"/>
              </w:rPr>
            </w:pPr>
            <w:r w:rsidRPr="007508B5">
              <w:t>-0.36%</w:t>
            </w:r>
          </w:p>
        </w:tc>
        <w:tc>
          <w:tcPr>
            <w:tcW w:w="2790" w:type="dxa"/>
            <w:gridSpan w:val="2"/>
            <w:shd w:val="clear" w:color="auto" w:fill="D3DFEE"/>
          </w:tcPr>
          <w:p w14:paraId="1FCA68EE" w14:textId="49A7AFB0" w:rsidR="00642DE6" w:rsidRPr="008545FC" w:rsidRDefault="00642DE6" w:rsidP="00642DE6">
            <w:pPr>
              <w:pStyle w:val="NRELTableContent"/>
              <w:jc w:val="right"/>
              <w:rPr>
                <w:color w:val="auto"/>
              </w:rPr>
            </w:pPr>
            <w:r w:rsidRPr="007508B5">
              <w:t>-0.81%</w:t>
            </w:r>
          </w:p>
        </w:tc>
        <w:tc>
          <w:tcPr>
            <w:tcW w:w="2160" w:type="dxa"/>
            <w:shd w:val="clear" w:color="auto" w:fill="D3DFEE"/>
          </w:tcPr>
          <w:p w14:paraId="332825F0" w14:textId="7C0F47B9" w:rsidR="00642DE6" w:rsidRPr="008545FC" w:rsidRDefault="00642DE6" w:rsidP="00642DE6">
            <w:pPr>
              <w:pStyle w:val="NRELTableContent"/>
              <w:jc w:val="right"/>
              <w:rPr>
                <w:color w:val="auto"/>
              </w:rPr>
            </w:pPr>
            <w:r w:rsidRPr="007508B5">
              <w:t>-5.4</w:t>
            </w:r>
          </w:p>
        </w:tc>
      </w:tr>
      <w:tr w:rsidR="00642DE6" w:rsidRPr="005925E2" w14:paraId="3F41BCAF" w14:textId="77777777" w:rsidTr="008545FC">
        <w:trPr>
          <w:trHeight w:val="296"/>
          <w:jc w:val="center"/>
        </w:trPr>
        <w:tc>
          <w:tcPr>
            <w:tcW w:w="1890" w:type="dxa"/>
          </w:tcPr>
          <w:p w14:paraId="226C8650" w14:textId="2985E766" w:rsidR="00642DE6" w:rsidRPr="008545FC" w:rsidRDefault="00642DE6" w:rsidP="00642DE6">
            <w:pPr>
              <w:pStyle w:val="NRELTableContent"/>
              <w:rPr>
                <w:rStyle w:val="normaltextrun"/>
                <w:color w:val="auto"/>
              </w:rPr>
            </w:pPr>
            <w:r w:rsidRPr="007508B5">
              <w:t>Natural Gas Heating</w:t>
            </w:r>
          </w:p>
        </w:tc>
        <w:tc>
          <w:tcPr>
            <w:tcW w:w="2250" w:type="dxa"/>
            <w:gridSpan w:val="2"/>
          </w:tcPr>
          <w:p w14:paraId="3869794A" w14:textId="6C3E489C" w:rsidR="00642DE6" w:rsidRPr="008545FC" w:rsidRDefault="00642DE6" w:rsidP="00642DE6">
            <w:pPr>
              <w:pStyle w:val="NRELTableContent"/>
              <w:jc w:val="right"/>
              <w:rPr>
                <w:color w:val="auto"/>
              </w:rPr>
            </w:pPr>
            <w:r w:rsidRPr="007508B5">
              <w:t>-0.54%</w:t>
            </w:r>
          </w:p>
        </w:tc>
        <w:tc>
          <w:tcPr>
            <w:tcW w:w="2790" w:type="dxa"/>
            <w:gridSpan w:val="2"/>
          </w:tcPr>
          <w:p w14:paraId="415ED7A3" w14:textId="08DA02FF" w:rsidR="00642DE6" w:rsidRPr="008545FC" w:rsidRDefault="00642DE6" w:rsidP="00642DE6">
            <w:pPr>
              <w:pStyle w:val="NRELTableContent"/>
              <w:jc w:val="right"/>
              <w:rPr>
                <w:color w:val="auto"/>
              </w:rPr>
            </w:pPr>
            <w:r w:rsidRPr="007508B5">
              <w:t>-0.86%</w:t>
            </w:r>
          </w:p>
        </w:tc>
        <w:tc>
          <w:tcPr>
            <w:tcW w:w="2160" w:type="dxa"/>
          </w:tcPr>
          <w:p w14:paraId="6E835431" w14:textId="6D81FA45" w:rsidR="00642DE6" w:rsidRPr="008545FC" w:rsidRDefault="00642DE6" w:rsidP="00642DE6">
            <w:pPr>
              <w:pStyle w:val="NRELTableContent"/>
              <w:jc w:val="right"/>
              <w:rPr>
                <w:color w:val="auto"/>
              </w:rPr>
            </w:pPr>
            <w:r w:rsidRPr="007508B5">
              <w:t>-5.4</w:t>
            </w:r>
          </w:p>
        </w:tc>
      </w:tr>
      <w:tr w:rsidR="00642DE6" w:rsidRPr="005925E2" w14:paraId="643AF68E" w14:textId="77777777" w:rsidTr="008545FC">
        <w:trPr>
          <w:trHeight w:val="296"/>
          <w:jc w:val="center"/>
        </w:trPr>
        <w:tc>
          <w:tcPr>
            <w:tcW w:w="1890" w:type="dxa"/>
            <w:shd w:val="clear" w:color="auto" w:fill="D3DFEE"/>
          </w:tcPr>
          <w:p w14:paraId="57F05A2B" w14:textId="5C131C2A" w:rsidR="00642DE6" w:rsidRPr="008545FC" w:rsidRDefault="00642DE6" w:rsidP="00642DE6">
            <w:pPr>
              <w:pStyle w:val="NRELTableContent"/>
              <w:rPr>
                <w:rStyle w:val="normaltextrun"/>
                <w:color w:val="auto"/>
              </w:rPr>
            </w:pPr>
            <w:r w:rsidRPr="007508B5">
              <w:t>Electric Heating</w:t>
            </w:r>
          </w:p>
        </w:tc>
        <w:tc>
          <w:tcPr>
            <w:tcW w:w="2250" w:type="dxa"/>
            <w:gridSpan w:val="2"/>
            <w:shd w:val="clear" w:color="auto" w:fill="D3DFEE"/>
          </w:tcPr>
          <w:p w14:paraId="3AC0003C" w14:textId="165D7928" w:rsidR="00642DE6" w:rsidRPr="008545FC" w:rsidRDefault="00642DE6" w:rsidP="00642DE6">
            <w:pPr>
              <w:pStyle w:val="NRELTableContent"/>
              <w:jc w:val="right"/>
              <w:rPr>
                <w:color w:val="auto"/>
              </w:rPr>
            </w:pPr>
            <w:r w:rsidRPr="007508B5">
              <w:t>-0.61%</w:t>
            </w:r>
          </w:p>
        </w:tc>
        <w:tc>
          <w:tcPr>
            <w:tcW w:w="2790" w:type="dxa"/>
            <w:gridSpan w:val="2"/>
            <w:shd w:val="clear" w:color="auto" w:fill="D3DFEE"/>
          </w:tcPr>
          <w:p w14:paraId="72D5C4C0" w14:textId="135E0279" w:rsidR="00642DE6" w:rsidRPr="008545FC" w:rsidRDefault="00642DE6" w:rsidP="00642DE6">
            <w:pPr>
              <w:pStyle w:val="NRELTableContent"/>
              <w:jc w:val="right"/>
              <w:rPr>
                <w:color w:val="auto"/>
              </w:rPr>
            </w:pPr>
            <w:r w:rsidRPr="007508B5">
              <w:t>-1.13%</w:t>
            </w:r>
          </w:p>
        </w:tc>
        <w:tc>
          <w:tcPr>
            <w:tcW w:w="2160" w:type="dxa"/>
            <w:shd w:val="clear" w:color="auto" w:fill="D3DFEE"/>
          </w:tcPr>
          <w:p w14:paraId="0DE9FA7B" w14:textId="26FB5BAC" w:rsidR="00642DE6" w:rsidRPr="008545FC" w:rsidRDefault="00642DE6" w:rsidP="00642DE6">
            <w:pPr>
              <w:pStyle w:val="NRELTableContent"/>
              <w:jc w:val="right"/>
              <w:rPr>
                <w:color w:val="auto"/>
              </w:rPr>
            </w:pPr>
            <w:r w:rsidRPr="007508B5">
              <w:t>-1.1</w:t>
            </w:r>
          </w:p>
        </w:tc>
      </w:tr>
      <w:tr w:rsidR="00642DE6" w:rsidRPr="005925E2" w14:paraId="5CE4780B" w14:textId="77777777" w:rsidTr="008545FC">
        <w:trPr>
          <w:trHeight w:val="296"/>
          <w:jc w:val="center"/>
        </w:trPr>
        <w:tc>
          <w:tcPr>
            <w:tcW w:w="1890" w:type="dxa"/>
          </w:tcPr>
          <w:p w14:paraId="4511966E" w14:textId="466DB4B2" w:rsidR="00642DE6" w:rsidRPr="008545FC" w:rsidRDefault="00642DE6" w:rsidP="00642DE6">
            <w:pPr>
              <w:pStyle w:val="NRELTableContent"/>
              <w:rPr>
                <w:rStyle w:val="normaltextrun"/>
                <w:color w:val="auto"/>
              </w:rPr>
            </w:pPr>
            <w:r w:rsidRPr="007508B5">
              <w:t>Electric Cooling</w:t>
            </w:r>
          </w:p>
        </w:tc>
        <w:tc>
          <w:tcPr>
            <w:tcW w:w="2250" w:type="dxa"/>
            <w:gridSpan w:val="2"/>
          </w:tcPr>
          <w:p w14:paraId="4EC4C291" w14:textId="6BB6D06C" w:rsidR="00642DE6" w:rsidRPr="008545FC" w:rsidRDefault="00642DE6" w:rsidP="00642DE6">
            <w:pPr>
              <w:pStyle w:val="NRELTableContent"/>
              <w:jc w:val="right"/>
              <w:rPr>
                <w:color w:val="auto"/>
              </w:rPr>
            </w:pPr>
            <w:r w:rsidRPr="007508B5">
              <w:t>0.31%</w:t>
            </w:r>
          </w:p>
        </w:tc>
        <w:tc>
          <w:tcPr>
            <w:tcW w:w="2790" w:type="dxa"/>
            <w:gridSpan w:val="2"/>
          </w:tcPr>
          <w:p w14:paraId="6D690EE3" w14:textId="012A5BB3" w:rsidR="00642DE6" w:rsidRPr="008545FC" w:rsidRDefault="00642DE6" w:rsidP="00642DE6">
            <w:pPr>
              <w:pStyle w:val="NRELTableContent"/>
              <w:jc w:val="right"/>
              <w:rPr>
                <w:color w:val="auto"/>
              </w:rPr>
            </w:pPr>
            <w:r w:rsidRPr="007508B5">
              <w:t>0.62%</w:t>
            </w:r>
          </w:p>
        </w:tc>
        <w:tc>
          <w:tcPr>
            <w:tcW w:w="2160" w:type="dxa"/>
          </w:tcPr>
          <w:p w14:paraId="726D0EFA" w14:textId="6C93933B" w:rsidR="00642DE6" w:rsidRPr="008545FC" w:rsidRDefault="00642DE6" w:rsidP="00642DE6">
            <w:pPr>
              <w:pStyle w:val="NRELTableContent"/>
              <w:jc w:val="right"/>
              <w:rPr>
                <w:color w:val="auto"/>
              </w:rPr>
            </w:pPr>
            <w:r w:rsidRPr="007508B5">
              <w:t>2.2</w:t>
            </w:r>
          </w:p>
        </w:tc>
      </w:tr>
      <w:tr w:rsidR="00642DE6" w:rsidRPr="005925E2" w14:paraId="6B5E951F" w14:textId="77777777" w:rsidTr="00DE3CE3">
        <w:trPr>
          <w:trHeight w:val="296"/>
          <w:jc w:val="center"/>
        </w:trPr>
        <w:tc>
          <w:tcPr>
            <w:tcW w:w="1890" w:type="dxa"/>
            <w:shd w:val="clear" w:color="auto" w:fill="D3DFEE"/>
          </w:tcPr>
          <w:p w14:paraId="43DE1523" w14:textId="0D10EB3F" w:rsidR="00642DE6" w:rsidRPr="008545FC" w:rsidRDefault="00642DE6" w:rsidP="00642DE6">
            <w:pPr>
              <w:pStyle w:val="NRELTableContent"/>
              <w:rPr>
                <w:rStyle w:val="normaltextrun"/>
                <w:color w:val="auto"/>
              </w:rPr>
            </w:pPr>
            <w:r w:rsidRPr="007508B5">
              <w:t>Electric Fans</w:t>
            </w:r>
          </w:p>
        </w:tc>
        <w:tc>
          <w:tcPr>
            <w:tcW w:w="2250" w:type="dxa"/>
            <w:gridSpan w:val="2"/>
            <w:shd w:val="clear" w:color="auto" w:fill="D3DFEE"/>
          </w:tcPr>
          <w:p w14:paraId="39DDC312" w14:textId="50175A87" w:rsidR="00642DE6" w:rsidRPr="008545FC" w:rsidRDefault="00642DE6" w:rsidP="00642DE6">
            <w:pPr>
              <w:pStyle w:val="NRELTableContent"/>
              <w:jc w:val="right"/>
              <w:rPr>
                <w:color w:val="auto"/>
              </w:rPr>
            </w:pPr>
            <w:r w:rsidRPr="007508B5">
              <w:t>0.11%</w:t>
            </w:r>
          </w:p>
        </w:tc>
        <w:tc>
          <w:tcPr>
            <w:tcW w:w="2790" w:type="dxa"/>
            <w:gridSpan w:val="2"/>
            <w:shd w:val="clear" w:color="auto" w:fill="D3DFEE"/>
          </w:tcPr>
          <w:p w14:paraId="0B915DD6" w14:textId="2343712D" w:rsidR="00642DE6" w:rsidRPr="008545FC" w:rsidRDefault="00642DE6" w:rsidP="00642DE6">
            <w:pPr>
              <w:pStyle w:val="NRELTableContent"/>
              <w:jc w:val="right"/>
              <w:rPr>
                <w:color w:val="auto"/>
              </w:rPr>
            </w:pPr>
            <w:r w:rsidRPr="007508B5">
              <w:t>0.22%</w:t>
            </w:r>
          </w:p>
        </w:tc>
        <w:tc>
          <w:tcPr>
            <w:tcW w:w="2160" w:type="dxa"/>
            <w:shd w:val="clear" w:color="auto" w:fill="D3DFEE"/>
          </w:tcPr>
          <w:p w14:paraId="62C99B7A" w14:textId="1DF8AF9A" w:rsidR="00642DE6" w:rsidRPr="008545FC" w:rsidRDefault="00642DE6" w:rsidP="00642DE6">
            <w:pPr>
              <w:pStyle w:val="NRELTableContent"/>
              <w:jc w:val="right"/>
              <w:rPr>
                <w:color w:val="auto"/>
              </w:rPr>
            </w:pPr>
            <w:r w:rsidRPr="007508B5">
              <w:t>0.6</w:t>
            </w:r>
          </w:p>
        </w:tc>
      </w:tr>
      <w:tr w:rsidR="00642DE6" w:rsidRPr="005925E2" w14:paraId="079D69B0" w14:textId="77777777" w:rsidTr="00DE3CE3">
        <w:trPr>
          <w:trHeight w:val="296"/>
          <w:jc w:val="center"/>
        </w:trPr>
        <w:tc>
          <w:tcPr>
            <w:tcW w:w="1890" w:type="dxa"/>
            <w:tcBorders>
              <w:bottom w:val="single" w:sz="4" w:space="0" w:color="auto"/>
            </w:tcBorders>
            <w:shd w:val="clear" w:color="auto" w:fill="FFFFFF" w:themeFill="background1"/>
          </w:tcPr>
          <w:p w14:paraId="184213CE" w14:textId="7B709801" w:rsidR="00642DE6" w:rsidRPr="00C90BB0" w:rsidRDefault="00642DE6" w:rsidP="00642DE6">
            <w:pPr>
              <w:pStyle w:val="NRELTableContent"/>
            </w:pPr>
            <w:r w:rsidRPr="007508B5">
              <w:t>Interior Lighting </w:t>
            </w:r>
          </w:p>
        </w:tc>
        <w:tc>
          <w:tcPr>
            <w:tcW w:w="2250" w:type="dxa"/>
            <w:gridSpan w:val="2"/>
            <w:tcBorders>
              <w:bottom w:val="single" w:sz="4" w:space="0" w:color="auto"/>
            </w:tcBorders>
            <w:shd w:val="clear" w:color="auto" w:fill="FFFFFF" w:themeFill="background1"/>
          </w:tcPr>
          <w:p w14:paraId="39FE8AD8" w14:textId="542189F5" w:rsidR="00642DE6" w:rsidRPr="00C90BB0" w:rsidRDefault="00642DE6" w:rsidP="00642DE6">
            <w:pPr>
              <w:pStyle w:val="NRELTableContent"/>
              <w:jc w:val="right"/>
            </w:pPr>
            <w:r w:rsidRPr="007508B5">
              <w:t>4.87%</w:t>
            </w:r>
          </w:p>
        </w:tc>
        <w:tc>
          <w:tcPr>
            <w:tcW w:w="2790" w:type="dxa"/>
            <w:gridSpan w:val="2"/>
            <w:tcBorders>
              <w:bottom w:val="single" w:sz="4" w:space="0" w:color="auto"/>
            </w:tcBorders>
            <w:shd w:val="clear" w:color="auto" w:fill="FFFFFF" w:themeFill="background1"/>
          </w:tcPr>
          <w:p w14:paraId="75216578" w14:textId="632CC16B" w:rsidR="00642DE6" w:rsidRPr="00C90BB0" w:rsidRDefault="00642DE6" w:rsidP="00642DE6">
            <w:pPr>
              <w:pStyle w:val="NRELTableContent"/>
              <w:jc w:val="right"/>
            </w:pPr>
            <w:r w:rsidRPr="007508B5">
              <w:t>9.67%</w:t>
            </w:r>
          </w:p>
        </w:tc>
        <w:tc>
          <w:tcPr>
            <w:tcW w:w="2160" w:type="dxa"/>
            <w:tcBorders>
              <w:bottom w:val="single" w:sz="4" w:space="0" w:color="auto"/>
            </w:tcBorders>
            <w:shd w:val="clear" w:color="auto" w:fill="FFFFFF" w:themeFill="background1"/>
          </w:tcPr>
          <w:p w14:paraId="1D3EA71B" w14:textId="27D543A4" w:rsidR="00642DE6" w:rsidRPr="00C90BB0" w:rsidRDefault="00642DE6" w:rsidP="00642DE6">
            <w:pPr>
              <w:pStyle w:val="NRELTableContent"/>
              <w:jc w:val="right"/>
            </w:pPr>
            <w:r w:rsidRPr="007508B5">
              <w:t>20.3</w:t>
            </w:r>
          </w:p>
        </w:tc>
      </w:tr>
      <w:tr w:rsidR="005925E2" w:rsidRPr="005925E2" w14:paraId="23B6D512" w14:textId="77777777" w:rsidTr="008545FC">
        <w:trPr>
          <w:trHeight w:val="296"/>
          <w:jc w:val="center"/>
        </w:trPr>
        <w:tc>
          <w:tcPr>
            <w:tcW w:w="3149" w:type="dxa"/>
            <w:gridSpan w:val="2"/>
            <w:tcBorders>
              <w:top w:val="single" w:sz="4" w:space="0" w:color="auto"/>
            </w:tcBorders>
          </w:tcPr>
          <w:p w14:paraId="268BC57E" w14:textId="77777777" w:rsidR="0050220C" w:rsidRPr="008545FC" w:rsidRDefault="0050220C">
            <w:pPr>
              <w:pStyle w:val="NRELTableContent"/>
              <w:rPr>
                <w:rStyle w:val="normaltextrun"/>
                <w:color w:val="auto"/>
                <w:sz w:val="16"/>
                <w:szCs w:val="18"/>
              </w:rPr>
            </w:pPr>
          </w:p>
        </w:tc>
        <w:tc>
          <w:tcPr>
            <w:tcW w:w="3149" w:type="dxa"/>
            <w:gridSpan w:val="2"/>
            <w:tcBorders>
              <w:top w:val="single" w:sz="4" w:space="0" w:color="auto"/>
            </w:tcBorders>
          </w:tcPr>
          <w:p w14:paraId="5B2436BB" w14:textId="77777777" w:rsidR="0050220C" w:rsidRPr="005925E2" w:rsidRDefault="0050220C">
            <w:pPr>
              <w:pStyle w:val="NRELTableContent"/>
              <w:rPr>
                <w:rStyle w:val="normaltextrun"/>
                <w:color w:val="auto"/>
                <w:sz w:val="16"/>
                <w:szCs w:val="18"/>
                <w:vertAlign w:val="superscript"/>
              </w:rPr>
            </w:pPr>
          </w:p>
        </w:tc>
        <w:tc>
          <w:tcPr>
            <w:tcW w:w="2792" w:type="dxa"/>
            <w:gridSpan w:val="2"/>
            <w:tcBorders>
              <w:top w:val="single" w:sz="4" w:space="0" w:color="auto"/>
            </w:tcBorders>
          </w:tcPr>
          <w:p w14:paraId="17549A79" w14:textId="77777777" w:rsidR="0050220C" w:rsidRPr="005925E2" w:rsidRDefault="0050220C">
            <w:pPr>
              <w:pStyle w:val="NRELTableContent"/>
              <w:rPr>
                <w:rStyle w:val="normaltextrun"/>
                <w:color w:val="auto"/>
                <w:sz w:val="16"/>
                <w:szCs w:val="18"/>
                <w:vertAlign w:val="superscript"/>
              </w:rPr>
            </w:pPr>
          </w:p>
        </w:tc>
      </w:tr>
    </w:tbl>
    <w:p w14:paraId="414BDDAC" w14:textId="6F949D23" w:rsidR="0050220C" w:rsidRPr="000978B5" w:rsidRDefault="00814845" w:rsidP="008545FC">
      <w:pPr>
        <w:pStyle w:val="NRELFigureImageCentered"/>
      </w:pPr>
      <w:commentRangeStart w:id="269"/>
      <w:r>
        <w:rPr>
          <w:noProof/>
        </w:rPr>
        <w:drawing>
          <wp:inline distT="0" distB="0" distL="0" distR="0" wp14:anchorId="154B4D37" wp14:editId="077F37C9">
            <wp:extent cx="5876925" cy="3438234"/>
            <wp:effectExtent l="0" t="0" r="0" b="0"/>
            <wp:docPr id="1879037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88568" cy="3445046"/>
                    </a:xfrm>
                    <a:prstGeom prst="rect">
                      <a:avLst/>
                    </a:prstGeom>
                    <a:noFill/>
                  </pic:spPr>
                </pic:pic>
              </a:graphicData>
            </a:graphic>
          </wp:inline>
        </w:drawing>
      </w:r>
      <w:commentRangeEnd w:id="269"/>
      <w:r w:rsidR="000053A5" w:rsidRPr="000978B5">
        <w:rPr>
          <w:rStyle w:val="CommentReference"/>
          <w:sz w:val="24"/>
          <w:szCs w:val="20"/>
        </w:rPr>
        <w:commentReference w:id="269"/>
      </w:r>
    </w:p>
    <w:p w14:paraId="1683E67B" w14:textId="0FD234C3" w:rsidR="0050220C" w:rsidRPr="000978B5" w:rsidRDefault="0050220C" w:rsidP="00605647">
      <w:pPr>
        <w:pStyle w:val="NRELFigureCaption"/>
      </w:pPr>
      <w:bookmarkStart w:id="270" w:name="_Ref131427747"/>
      <w:bookmarkStart w:id="271" w:name="_Ref167875261"/>
      <w:bookmarkStart w:id="272" w:name="_Toc187939843"/>
      <w:r w:rsidRPr="000978B5">
        <w:t xml:space="preserve">Figure </w:t>
      </w:r>
      <w:bookmarkEnd w:id="270"/>
      <w:r w:rsidRPr="000978B5">
        <w:fldChar w:fldCharType="begin"/>
      </w:r>
      <w:r w:rsidRPr="000978B5">
        <w:instrText xml:space="preserve"> SEQ Figure \* ARABIC </w:instrText>
      </w:r>
      <w:r w:rsidRPr="000978B5">
        <w:fldChar w:fldCharType="separate"/>
      </w:r>
      <w:r w:rsidR="00225D8A" w:rsidRPr="000978B5">
        <w:t>9</w:t>
      </w:r>
      <w:r w:rsidRPr="000978B5">
        <w:fldChar w:fldCharType="end"/>
      </w:r>
      <w:bookmarkEnd w:id="271"/>
      <w:r w:rsidR="00400C1A">
        <w:rPr>
          <w:rStyle w:val="normaltextrun"/>
        </w:rPr>
        <w:t>.</w:t>
      </w:r>
      <w:r w:rsidRPr="000978B5">
        <w:rPr>
          <w:rStyle w:val="normaltextrun"/>
        </w:rPr>
        <w:t xml:space="preserve"> Comparison of annual site energy consumption between the ComStock baseline and the lighting control for </w:t>
      </w:r>
      <w:r w:rsidR="002B2475">
        <w:rPr>
          <w:rStyle w:val="normaltextrun"/>
        </w:rPr>
        <w:t>emissions reduction</w:t>
      </w:r>
      <w:r w:rsidRPr="000978B5">
        <w:rPr>
          <w:rStyle w:val="normaltextrun"/>
        </w:rPr>
        <w:t xml:space="preserve"> measure scenario, for </w:t>
      </w:r>
      <w:r w:rsidRPr="000978B5">
        <w:t>the whole stock (left) and applicable buildings only (right)</w:t>
      </w:r>
      <w:r w:rsidRPr="000978B5">
        <w:rPr>
          <w:rStyle w:val="normaltextrun"/>
        </w:rPr>
        <w:t>. Energy consumption is categorized both by fuel type and end use</w:t>
      </w:r>
      <w:r w:rsidRPr="000978B5">
        <w:t>.</w:t>
      </w:r>
      <w:bookmarkEnd w:id="272"/>
    </w:p>
    <w:p w14:paraId="5151DDA6" w14:textId="6E04C2A1" w:rsidR="0050220C" w:rsidRPr="000978B5" w:rsidRDefault="0050220C" w:rsidP="0050220C">
      <w:pPr>
        <w:pStyle w:val="NRELBodyText"/>
      </w:pPr>
      <w:r w:rsidRPr="000978B5">
        <w:lastRenderedPageBreak/>
        <w:t xml:space="preserve">The measure focuses on </w:t>
      </w:r>
      <w:commentRangeStart w:id="273"/>
      <w:r w:rsidRPr="000978B5">
        <w:t xml:space="preserve">load shed </w:t>
      </w:r>
      <w:commentRangeEnd w:id="273"/>
      <w:r w:rsidR="000053A5" w:rsidRPr="000978B5">
        <w:rPr>
          <w:rStyle w:val="CommentReference"/>
          <w:sz w:val="24"/>
          <w:szCs w:val="20"/>
        </w:rPr>
        <w:commentReference w:id="273"/>
      </w:r>
      <w:r w:rsidRPr="000978B5">
        <w:t>for electric lighting systems in offices, schools</w:t>
      </w:r>
      <w:r w:rsidR="00081F6E">
        <w:t>,</w:t>
      </w:r>
      <w:r w:rsidRPr="000978B5">
        <w:t xml:space="preserve"> and warehouses, so the energy savings are less prominent at the stock level, which includes various non-applicable building types and fuel types. The site energy increase for natural gas and electric heating are mainly attributed to the increased heating load caused by lowered heat gain from lighting equipment, which is expected whenever internal loads are reduced. On the other hand, the cooling load is reduced for the same reason, and results in cooling electricity savings. The objective of the measure is to provide demand flexibility by shaving </w:t>
      </w:r>
      <w:commentRangeStart w:id="274"/>
      <w:r w:rsidRPr="000978B5">
        <w:t xml:space="preserve">load peaks </w:t>
      </w:r>
      <w:commentRangeEnd w:id="274"/>
      <w:r w:rsidR="000053A5" w:rsidRPr="000978B5">
        <w:rPr>
          <w:rStyle w:val="CommentReference"/>
          <w:sz w:val="24"/>
          <w:szCs w:val="20"/>
        </w:rPr>
        <w:commentReference w:id="274"/>
      </w:r>
      <w:r w:rsidRPr="000978B5">
        <w:t xml:space="preserve">on a daily basis instead of improving energy efficiency (for both peak load reduction and emission reduction objectives), so the energy savings are treated as side benefits from the measure. However, the developed </w:t>
      </w:r>
      <w:commentRangeStart w:id="275"/>
      <w:r w:rsidRPr="000978B5">
        <w:t xml:space="preserve">load shed </w:t>
      </w:r>
      <w:commentRangeEnd w:id="275"/>
      <w:r w:rsidR="000053A5" w:rsidRPr="000978B5">
        <w:rPr>
          <w:rStyle w:val="CommentReference"/>
          <w:sz w:val="24"/>
          <w:szCs w:val="20"/>
        </w:rPr>
        <w:commentReference w:id="275"/>
      </w:r>
      <w:r w:rsidRPr="000978B5">
        <w:t xml:space="preserve">measure is not exclusive from other energy efficiency measures; it could be integrated with them to provide </w:t>
      </w:r>
      <w:commentRangeStart w:id="276"/>
      <w:r w:rsidRPr="000978B5">
        <w:t xml:space="preserve">demand flexibility </w:t>
      </w:r>
      <w:commentRangeEnd w:id="276"/>
      <w:r w:rsidR="000053A5" w:rsidRPr="000978B5">
        <w:rPr>
          <w:rStyle w:val="CommentReference"/>
          <w:sz w:val="24"/>
          <w:szCs w:val="20"/>
        </w:rPr>
        <w:commentReference w:id="276"/>
      </w:r>
      <w:r w:rsidRPr="000978B5">
        <w:t>while saving energy.</w:t>
      </w:r>
    </w:p>
    <w:p w14:paraId="3906C9E2" w14:textId="3FC4CFB2" w:rsidR="00B07A10" w:rsidRPr="000978B5" w:rsidRDefault="00B07A10" w:rsidP="00BE3428">
      <w:pPr>
        <w:pStyle w:val="NRELHead02Numbered"/>
      </w:pPr>
      <w:bookmarkStart w:id="277" w:name="_Ref177559853"/>
      <w:bookmarkStart w:id="278" w:name="_Toc185837488"/>
      <w:bookmarkStart w:id="279" w:name="_Toc187938250"/>
      <w:r w:rsidRPr="000978B5">
        <w:t>Stock Utility Bill Impacts</w:t>
      </w:r>
      <w:bookmarkEnd w:id="277"/>
      <w:bookmarkEnd w:id="278"/>
      <w:bookmarkEnd w:id="279"/>
    </w:p>
    <w:p w14:paraId="35FA7CD7" w14:textId="4E80429A" w:rsidR="00237E4E" w:rsidRPr="000978B5" w:rsidRDefault="006C47E6" w:rsidP="008545FC">
      <w:pPr>
        <w:pStyle w:val="NRELBodyText"/>
      </w:pPr>
      <w:r w:rsidRPr="000978B5">
        <w:fldChar w:fldCharType="begin"/>
      </w:r>
      <w:r w:rsidRPr="000978B5">
        <w:instrText xml:space="preserve"> REF _Ref177555756 \h  \* MERGEFORMAT </w:instrText>
      </w:r>
      <w:r w:rsidRPr="000978B5">
        <w:fldChar w:fldCharType="separate"/>
      </w:r>
      <w:r w:rsidR="00A26F78" w:rsidRPr="000978B5">
        <w:t>Figure 10</w:t>
      </w:r>
      <w:r w:rsidRPr="000978B5">
        <w:fldChar w:fldCharType="end"/>
      </w:r>
      <w:r w:rsidRPr="000978B5">
        <w:t xml:space="preserve"> shows the </w:t>
      </w:r>
      <w:r w:rsidR="002D6F71" w:rsidRPr="000978B5">
        <w:t xml:space="preserve">bill comparison </w:t>
      </w:r>
      <w:r w:rsidR="00CD7D42" w:rsidRPr="000978B5">
        <w:t xml:space="preserve">of baseline and measure impact in the stock level. </w:t>
      </w:r>
      <w:r w:rsidR="000E4BC7" w:rsidRPr="000978B5">
        <w:t xml:space="preserve">Overall, it shows around 1% </w:t>
      </w:r>
      <w:r w:rsidR="006A4CAC" w:rsidRPr="000978B5">
        <w:t xml:space="preserve">savings </w:t>
      </w:r>
      <w:r w:rsidR="00B2582A" w:rsidRPr="000978B5">
        <w:t xml:space="preserve">among the </w:t>
      </w:r>
      <w:r w:rsidR="006A4CAC" w:rsidRPr="000978B5">
        <w:t>different rates</w:t>
      </w:r>
      <w:r w:rsidR="009448A9" w:rsidRPr="000978B5">
        <w:t xml:space="preserve">, </w:t>
      </w:r>
      <w:r w:rsidR="00280918" w:rsidRPr="000978B5">
        <w:t xml:space="preserve">mainly </w:t>
      </w:r>
      <w:r w:rsidR="009448A9" w:rsidRPr="000978B5">
        <w:t xml:space="preserve">contributed </w:t>
      </w:r>
      <w:r w:rsidR="000A608F" w:rsidRPr="000978B5">
        <w:t xml:space="preserve">to </w:t>
      </w:r>
      <w:r w:rsidR="00280918" w:rsidRPr="000978B5">
        <w:t>electricity bill savings</w:t>
      </w:r>
      <w:r w:rsidR="002932C9" w:rsidRPr="000978B5">
        <w:t xml:space="preserve"> </w:t>
      </w:r>
      <w:r w:rsidR="00280918" w:rsidRPr="000978B5">
        <w:t xml:space="preserve">due to </w:t>
      </w:r>
      <w:r w:rsidR="002932C9" w:rsidRPr="000978B5">
        <w:t>reduced electricity consumption</w:t>
      </w:r>
      <w:r w:rsidR="006A4CAC" w:rsidRPr="000978B5">
        <w:t>.</w:t>
      </w:r>
      <w:r w:rsidR="00280918" w:rsidRPr="000978B5">
        <w:t xml:space="preserve"> Compared to </w:t>
      </w:r>
      <w:r w:rsidR="002A6ACB" w:rsidRPr="000978B5">
        <w:fldChar w:fldCharType="begin"/>
      </w:r>
      <w:r w:rsidR="002A6ACB" w:rsidRPr="000978B5">
        <w:instrText xml:space="preserve"> REF _Ref176953640 \h </w:instrText>
      </w:r>
      <w:r w:rsidR="002A6ACB" w:rsidRPr="000978B5">
        <w:fldChar w:fldCharType="separate"/>
      </w:r>
      <w:r w:rsidR="00934D49" w:rsidRPr="000978B5">
        <w:t>Figure 11</w:t>
      </w:r>
      <w:r w:rsidR="002A6ACB" w:rsidRPr="000978B5">
        <w:fldChar w:fldCharType="end"/>
      </w:r>
      <w:r w:rsidR="002A6ACB" w:rsidRPr="000978B5">
        <w:t xml:space="preserve">, the </w:t>
      </w:r>
      <w:r w:rsidR="00B37474" w:rsidRPr="000978B5">
        <w:t>stock</w:t>
      </w:r>
      <w:r w:rsidR="00934D49">
        <w:t>-</w:t>
      </w:r>
      <w:r w:rsidR="00B37474" w:rsidRPr="000978B5">
        <w:t xml:space="preserve">level </w:t>
      </w:r>
      <w:r w:rsidR="002A6ACB" w:rsidRPr="000978B5">
        <w:t xml:space="preserve">bill savings are </w:t>
      </w:r>
      <w:r w:rsidR="002B7CD5" w:rsidRPr="000978B5">
        <w:t>diluted</w:t>
      </w:r>
      <w:r w:rsidR="00934D49">
        <w:t>,</w:t>
      </w:r>
      <w:r w:rsidR="002B7CD5" w:rsidRPr="000978B5">
        <w:t xml:space="preserve"> </w:t>
      </w:r>
      <w:r w:rsidR="00B37474" w:rsidRPr="000978B5">
        <w:t xml:space="preserve">as </w:t>
      </w:r>
      <w:r w:rsidR="00010DA1">
        <w:t>32%</w:t>
      </w:r>
      <w:r w:rsidR="00B37474" w:rsidRPr="000978B5">
        <w:t xml:space="preserve"> of the stock</w:t>
      </w:r>
      <w:r w:rsidR="009371C8" w:rsidRPr="000978B5">
        <w:t xml:space="preserve"> (for building area prospective) </w:t>
      </w:r>
      <w:r w:rsidR="00934D49">
        <w:t>is</w:t>
      </w:r>
      <w:r w:rsidR="009371C8" w:rsidRPr="000978B5">
        <w:t xml:space="preserve"> not applicable to the measure.</w:t>
      </w:r>
    </w:p>
    <w:p w14:paraId="3CB3589F" w14:textId="6871AE2F" w:rsidR="00C35297" w:rsidRPr="000978B5" w:rsidRDefault="00757101" w:rsidP="00757101">
      <w:pPr>
        <w:pStyle w:val="NRELFigureImageCentered"/>
      </w:pPr>
      <w:r w:rsidRPr="00757101">
        <w:rPr>
          <w:noProof/>
        </w:rPr>
        <w:drawing>
          <wp:inline distT="0" distB="0" distL="0" distR="0" wp14:anchorId="2C02F611" wp14:editId="6C341D4F">
            <wp:extent cx="5943600" cy="3667125"/>
            <wp:effectExtent l="0" t="0" r="0" b="9525"/>
            <wp:docPr id="1114078148"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78148" name="Picture 6" descr="Chart, bar char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667125"/>
                    </a:xfrm>
                    <a:prstGeom prst="rect">
                      <a:avLst/>
                    </a:prstGeom>
                    <a:noFill/>
                    <a:ln>
                      <a:noFill/>
                    </a:ln>
                  </pic:spPr>
                </pic:pic>
              </a:graphicData>
            </a:graphic>
          </wp:inline>
        </w:drawing>
      </w:r>
    </w:p>
    <w:p w14:paraId="281811BA" w14:textId="51AC60BF" w:rsidR="00B07A10" w:rsidRPr="000978B5" w:rsidRDefault="00C35297" w:rsidP="00285E78">
      <w:pPr>
        <w:pStyle w:val="NRELFigureCaption"/>
      </w:pPr>
      <w:bookmarkStart w:id="280" w:name="_Ref177555756"/>
      <w:bookmarkStart w:id="281" w:name="_Toc187939844"/>
      <w:r w:rsidRPr="000978B5">
        <w:t xml:space="preserve">Figure </w:t>
      </w:r>
      <w:r>
        <w:fldChar w:fldCharType="begin"/>
      </w:r>
      <w:r>
        <w:instrText>SEQ Figure \* ARABIC</w:instrText>
      </w:r>
      <w:r>
        <w:fldChar w:fldCharType="separate"/>
      </w:r>
      <w:r w:rsidR="00225D8A" w:rsidRPr="000978B5">
        <w:t>10</w:t>
      </w:r>
      <w:r>
        <w:fldChar w:fldCharType="end"/>
      </w:r>
      <w:bookmarkEnd w:id="280"/>
      <w:r w:rsidR="00400C1A">
        <w:t>.</w:t>
      </w:r>
      <w:r w:rsidR="00285E78" w:rsidRPr="000978B5">
        <w:t xml:space="preserve"> </w:t>
      </w:r>
      <w:r w:rsidR="006C47E6" w:rsidRPr="000978B5">
        <w:t>Stock a</w:t>
      </w:r>
      <w:r w:rsidR="004939B1" w:rsidRPr="000978B5">
        <w:t>nnual utility b</w:t>
      </w:r>
      <w:r w:rsidR="00285E78" w:rsidRPr="000978B5">
        <w:t xml:space="preserve">ill comparison of the ComStock baseline and the lighting control for </w:t>
      </w:r>
      <w:r w:rsidR="002B2475">
        <w:t>emissions reduction</w:t>
      </w:r>
      <w:r w:rsidR="00285E78" w:rsidRPr="000978B5">
        <w:t xml:space="preserve"> scenario. Three </w:t>
      </w:r>
      <w:r w:rsidR="000B3B10" w:rsidRPr="000978B5">
        <w:t xml:space="preserve">sets of </w:t>
      </w:r>
      <w:r w:rsidR="004939B1" w:rsidRPr="000978B5">
        <w:t>bill</w:t>
      </w:r>
      <w:r w:rsidR="006F21B1" w:rsidRPr="000978B5">
        <w:t xml:space="preserve"> costs</w:t>
      </w:r>
      <w:r w:rsidR="00285E78" w:rsidRPr="000978B5">
        <w:t xml:space="preserve"> are presented: </w:t>
      </w:r>
      <w:r w:rsidR="006F21B1" w:rsidRPr="000978B5">
        <w:t>maximum electricity rate, mean electricity rate</w:t>
      </w:r>
      <w:r w:rsidR="000A1C40">
        <w:t>,</w:t>
      </w:r>
      <w:r w:rsidR="006F21B1" w:rsidRPr="000978B5">
        <w:t xml:space="preserve"> and minimum electricity rate</w:t>
      </w:r>
      <w:r w:rsidR="00285E78" w:rsidRPr="000978B5">
        <w:t>.</w:t>
      </w:r>
      <w:bookmarkEnd w:id="281"/>
    </w:p>
    <w:p w14:paraId="1B0DB41D" w14:textId="77777777" w:rsidR="00B356C7" w:rsidRPr="000978B5" w:rsidRDefault="00B356C7" w:rsidP="008545FC">
      <w:pPr>
        <w:pStyle w:val="NRELFigureImageCentered"/>
      </w:pPr>
      <w:r w:rsidRPr="000978B5">
        <w:rPr>
          <w:noProof/>
        </w:rPr>
        <w:lastRenderedPageBreak/>
        <w:drawing>
          <wp:inline distT="0" distB="0" distL="0" distR="0" wp14:anchorId="7AB012DB" wp14:editId="32D4BEB9">
            <wp:extent cx="5943600" cy="1971675"/>
            <wp:effectExtent l="0" t="0" r="0" b="9525"/>
            <wp:docPr id="508206841"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06841" name="Picture 2" descr="Chart, box and whisker chart&#10;&#10;Description automatically generated"/>
                    <pic:cNvPicPr/>
                  </pic:nvPicPr>
                  <pic:blipFill rotWithShape="1">
                    <a:blip r:embed="rId40">
                      <a:extLst>
                        <a:ext uri="{28A0092B-C50C-407E-A947-70E740481C1C}">
                          <a14:useLocalDpi xmlns:a14="http://schemas.microsoft.com/office/drawing/2010/main" val="0"/>
                        </a:ext>
                      </a:extLst>
                    </a:blip>
                    <a:srcRect t="9422" b="12563"/>
                    <a:stretch/>
                  </pic:blipFill>
                  <pic:spPr bwMode="auto">
                    <a:xfrm>
                      <a:off x="0" y="0"/>
                      <a:ext cx="5943600" cy="1971675"/>
                    </a:xfrm>
                    <a:prstGeom prst="rect">
                      <a:avLst/>
                    </a:prstGeom>
                    <a:ln>
                      <a:noFill/>
                    </a:ln>
                    <a:extLst>
                      <a:ext uri="{53640926-AAD7-44D8-BBD7-CCE9431645EC}">
                        <a14:shadowObscured xmlns:a14="http://schemas.microsoft.com/office/drawing/2010/main"/>
                      </a:ext>
                    </a:extLst>
                  </pic:spPr>
                </pic:pic>
              </a:graphicData>
            </a:graphic>
          </wp:inline>
        </w:drawing>
      </w:r>
    </w:p>
    <w:p w14:paraId="77C3848A" w14:textId="72E0D023" w:rsidR="00B356C7" w:rsidRPr="000978B5" w:rsidRDefault="00B356C7" w:rsidP="00B356C7">
      <w:pPr>
        <w:pStyle w:val="NRELFigureCaption"/>
      </w:pPr>
      <w:bookmarkStart w:id="282" w:name="_Ref176953640"/>
      <w:bookmarkStart w:id="283" w:name="_Toc187939845"/>
      <w:r w:rsidRPr="000978B5">
        <w:t xml:space="preserve">Figure </w:t>
      </w:r>
      <w:r>
        <w:fldChar w:fldCharType="begin"/>
      </w:r>
      <w:r>
        <w:instrText>SEQ Figure \* ARABIC</w:instrText>
      </w:r>
      <w:r>
        <w:fldChar w:fldCharType="separate"/>
      </w:r>
      <w:r w:rsidR="00225D8A" w:rsidRPr="000978B5">
        <w:t>11</w:t>
      </w:r>
      <w:r>
        <w:fldChar w:fldCharType="end"/>
      </w:r>
      <w:bookmarkEnd w:id="282"/>
      <w:r w:rsidR="00400C1A">
        <w:t>.</w:t>
      </w:r>
      <w:r w:rsidRPr="000978B5">
        <w:t xml:space="preserve"> Distribution of annual </w:t>
      </w:r>
      <w:r w:rsidR="000C51DC">
        <w:t xml:space="preserve">electricity </w:t>
      </w:r>
      <w:r w:rsidRPr="000978B5">
        <w:t>bill savings compared to the baseline model for maximum, mean, and median bills (for applicable buildings)</w:t>
      </w:r>
      <w:bookmarkEnd w:id="283"/>
    </w:p>
    <w:p w14:paraId="22C09154" w14:textId="18129B34" w:rsidR="00B356C7" w:rsidRPr="000978B5" w:rsidRDefault="00B356C7" w:rsidP="00B356C7">
      <w:pPr>
        <w:pStyle w:val="NRELBodyText"/>
      </w:pPr>
      <w:r w:rsidRPr="000978B5">
        <w:fldChar w:fldCharType="begin"/>
      </w:r>
      <w:r w:rsidRPr="000978B5">
        <w:instrText xml:space="preserve"> REF _Ref176953640 \h </w:instrText>
      </w:r>
      <w:r w:rsidRPr="000978B5">
        <w:fldChar w:fldCharType="separate"/>
      </w:r>
      <w:r w:rsidR="000A1C40" w:rsidRPr="000978B5">
        <w:t>Figure 11</w:t>
      </w:r>
      <w:r w:rsidRPr="000978B5">
        <w:fldChar w:fldCharType="end"/>
      </w:r>
      <w:r w:rsidRPr="000978B5">
        <w:t xml:space="preserve"> shows the distribution of annual bill savings for the default scenario with respect to the maximum, mean, and median bill costs among all considered utility rate structures</w:t>
      </w:r>
      <w:r w:rsidR="00B50EE5">
        <w:t>.</w:t>
      </w:r>
      <w:r w:rsidRPr="000978B5">
        <w:t xml:space="preserve"> All show positive bill savings of around 1%. Savings corresponding to the max</w:t>
      </w:r>
      <w:r w:rsidR="00853E71">
        <w:t>imum</w:t>
      </w:r>
      <w:r w:rsidRPr="000978B5">
        <w:t xml:space="preserve"> bill are generally smaller than the mean or median ones, </w:t>
      </w:r>
      <w:commentRangeStart w:id="284"/>
      <w:r w:rsidRPr="000978B5">
        <w:t xml:space="preserve">indicating that the rate structure resulting in </w:t>
      </w:r>
      <w:r w:rsidR="00853E71">
        <w:t>the maximum</w:t>
      </w:r>
      <w:r w:rsidRPr="000978B5">
        <w:t xml:space="preserve"> bill typically benefits less in peak reduction or has no portion related to demand</w:t>
      </w:r>
      <w:commentRangeEnd w:id="284"/>
      <w:r w:rsidR="0094758C" w:rsidRPr="000978B5">
        <w:rPr>
          <w:rStyle w:val="CommentReference"/>
          <w:sz w:val="24"/>
          <w:szCs w:val="20"/>
        </w:rPr>
        <w:commentReference w:id="284"/>
      </w:r>
      <w:r w:rsidRPr="000978B5">
        <w:t xml:space="preserve">. The bill savings are primarily from: </w:t>
      </w:r>
    </w:p>
    <w:p w14:paraId="50940C45" w14:textId="290DB5B1" w:rsidR="00B356C7" w:rsidRPr="000978B5" w:rsidRDefault="00B356C7" w:rsidP="005D289B">
      <w:pPr>
        <w:pStyle w:val="NRELList01"/>
      </w:pPr>
      <w:r w:rsidRPr="000978B5">
        <w:t>Net energy use reduction (major)</w:t>
      </w:r>
      <w:r w:rsidR="00997CE0">
        <w:t>.</w:t>
      </w:r>
    </w:p>
    <w:p w14:paraId="5AA79B37" w14:textId="6E2F326D" w:rsidR="00B356C7" w:rsidRPr="000978B5" w:rsidRDefault="00B356C7" w:rsidP="005D289B">
      <w:pPr>
        <w:pStyle w:val="NRELList01"/>
      </w:pPr>
      <w:r w:rsidRPr="000978B5">
        <w:t>T</w:t>
      </w:r>
      <w:r w:rsidR="00997CE0">
        <w:t>ime-of-use</w:t>
      </w:r>
      <w:r w:rsidRPr="000978B5">
        <w:t xml:space="preserve"> rates that have matched time of peak prices with the peak windows on a monthly average (there could be negative savings for </w:t>
      </w:r>
      <w:r w:rsidR="00997CE0">
        <w:t>time-of-use</w:t>
      </w:r>
      <w:r w:rsidRPr="000978B5">
        <w:t xml:space="preserve"> rates that have peak prices outside of the daily peak window identified by this measure)</w:t>
      </w:r>
      <w:r w:rsidR="00997CE0">
        <w:t>.</w:t>
      </w:r>
    </w:p>
    <w:p w14:paraId="6AFA7940" w14:textId="77777777" w:rsidR="00B356C7" w:rsidRPr="000978B5" w:rsidRDefault="00B356C7" w:rsidP="005D289B">
      <w:pPr>
        <w:pStyle w:val="NRELList01"/>
      </w:pPr>
      <w:r w:rsidRPr="000978B5">
        <w:t xml:space="preserve">Applicable monthly or seasonal demand charge reduction. </w:t>
      </w:r>
    </w:p>
    <w:p w14:paraId="260A7826" w14:textId="23AE7F81" w:rsidR="00B356C7" w:rsidRPr="000978B5" w:rsidRDefault="00B356C7" w:rsidP="00B356C7">
      <w:pPr>
        <w:pStyle w:val="NRELBodyText"/>
      </w:pPr>
      <w:commentRangeStart w:id="285"/>
      <w:r w:rsidRPr="000978B5">
        <w:t xml:space="preserve">These savings underestimate the benefits from a measure targeting daily </w:t>
      </w:r>
      <w:commentRangeStart w:id="286"/>
      <w:r w:rsidRPr="000978B5">
        <w:t>peak load</w:t>
      </w:r>
      <w:commentRangeEnd w:id="286"/>
      <w:r w:rsidR="0094758C" w:rsidRPr="000978B5">
        <w:rPr>
          <w:rStyle w:val="CommentReference"/>
          <w:sz w:val="24"/>
          <w:szCs w:val="20"/>
        </w:rPr>
        <w:commentReference w:id="286"/>
      </w:r>
      <w:r w:rsidRPr="000978B5">
        <w:t xml:space="preserve"> reduction, as most rate structures consider peak demand charge on a monthly or seasonal basis, while demand response programs or </w:t>
      </w:r>
      <w:commentRangeStart w:id="287"/>
      <w:r w:rsidRPr="000978B5">
        <w:t xml:space="preserve">rate structures including </w:t>
      </w:r>
      <w:r w:rsidR="00DE3832">
        <w:t>demand response</w:t>
      </w:r>
      <w:r w:rsidRPr="000978B5">
        <w:t xml:space="preserve"> incentives that favor daily demand flexibility control are currently not able to be directly integrated into ComStock analysis.</w:t>
      </w:r>
      <w:commentRangeEnd w:id="287"/>
      <w:r w:rsidRPr="000978B5">
        <w:rPr>
          <w:rStyle w:val="CommentReference"/>
          <w:sz w:val="24"/>
          <w:szCs w:val="20"/>
        </w:rPr>
        <w:commentReference w:id="287"/>
      </w:r>
      <w:commentRangeEnd w:id="285"/>
      <w:r w:rsidR="0094758C" w:rsidRPr="000978B5">
        <w:rPr>
          <w:rStyle w:val="CommentReference"/>
          <w:sz w:val="24"/>
          <w:szCs w:val="20"/>
        </w:rPr>
        <w:commentReference w:id="285"/>
      </w:r>
    </w:p>
    <w:p w14:paraId="3E8F3FD3" w14:textId="06420BAC" w:rsidR="006F5D11" w:rsidRPr="000978B5" w:rsidRDefault="006F5D11" w:rsidP="009371C8">
      <w:pPr>
        <w:pStyle w:val="NRELBodyText"/>
      </w:pPr>
      <w:r w:rsidRPr="000978B5">
        <w:fldChar w:fldCharType="begin"/>
      </w:r>
      <w:r w:rsidRPr="000978B5">
        <w:instrText xml:space="preserve"> REF _Ref177557925 \h </w:instrText>
      </w:r>
      <w:r w:rsidRPr="000978B5">
        <w:fldChar w:fldCharType="separate"/>
      </w:r>
      <w:r w:rsidR="00BC58F5" w:rsidRPr="000978B5">
        <w:t>Figure 12</w:t>
      </w:r>
      <w:r w:rsidRPr="000978B5">
        <w:fldChar w:fldCharType="end"/>
      </w:r>
      <w:r w:rsidRPr="000978B5">
        <w:t xml:space="preserve"> shows the breakdown of savings by fuel types for applicable buildings. Again</w:t>
      </w:r>
      <w:r w:rsidR="00BC58F5">
        <w:t>,</w:t>
      </w:r>
      <w:r w:rsidRPr="000978B5">
        <w:t xml:space="preserve"> the electricity bill savings result directly from the net savings of reduced lighting electricity consumption and increased heating electricity usage, while the </w:t>
      </w:r>
      <w:r w:rsidR="00B15B00">
        <w:t xml:space="preserve">negligible </w:t>
      </w:r>
      <w:r w:rsidR="00382268" w:rsidRPr="000978B5">
        <w:t>increase in site energy</w:t>
      </w:r>
      <w:r w:rsidRPr="000978B5">
        <w:t xml:space="preserve"> for nonelectric fuels are mainly </w:t>
      </w:r>
      <w:del w:id="288" w:author="Leach, Matt" w:date="2025-01-23T15:41:00Z" w16du:dateUtc="2025-01-23T22:41:00Z">
        <w:r w:rsidRPr="000978B5" w:rsidDel="0094758C">
          <w:delText xml:space="preserve">contributed </w:delText>
        </w:r>
      </w:del>
      <w:ins w:id="289" w:author="Leach, Matt" w:date="2025-01-23T15:41:00Z" w16du:dateUtc="2025-01-23T22:41:00Z">
        <w:r w:rsidR="0094758C">
          <w:t>caused</w:t>
        </w:r>
        <w:r w:rsidR="0094758C" w:rsidRPr="000978B5">
          <w:t xml:space="preserve"> </w:t>
        </w:r>
      </w:ins>
      <w:r w:rsidRPr="000978B5">
        <w:t xml:space="preserve">by increased heating demand for nonelectric HVAC heating equipment, which present in around </w:t>
      </w:r>
      <w:r w:rsidR="007815DE" w:rsidRPr="007815DE">
        <w:t>20%-40%</w:t>
      </w:r>
      <w:r w:rsidRPr="000978B5">
        <w:t xml:space="preserve"> </w:t>
      </w:r>
      <w:ins w:id="290" w:author="Leach, Matt" w:date="2025-01-23T15:41:00Z" w16du:dateUtc="2025-01-23T22:41:00Z">
        <w:r w:rsidR="0094758C">
          <w:t xml:space="preserve">of </w:t>
        </w:r>
      </w:ins>
      <w:r w:rsidRPr="000978B5">
        <w:t xml:space="preserve">applicable </w:t>
      </w:r>
      <w:r w:rsidR="007815DE" w:rsidRPr="007815DE">
        <w:t>floor area depending on building types in the stock level</w:t>
      </w:r>
      <w:r w:rsidRPr="000978B5">
        <w:t>.</w:t>
      </w:r>
    </w:p>
    <w:p w14:paraId="56EEBAA8" w14:textId="392FA42B" w:rsidR="00B15B00" w:rsidRPr="00B15B00" w:rsidRDefault="00B15B00" w:rsidP="00B15B00">
      <w:pPr>
        <w:pStyle w:val="NRELFigureImageCentered"/>
      </w:pPr>
      <w:r w:rsidRPr="00B15B00">
        <w:rPr>
          <w:noProof/>
        </w:rPr>
        <w:lastRenderedPageBreak/>
        <w:drawing>
          <wp:inline distT="0" distB="0" distL="0" distR="0" wp14:anchorId="329D4863" wp14:editId="32CE5CB5">
            <wp:extent cx="5534025" cy="3458766"/>
            <wp:effectExtent l="0" t="0" r="0" b="8890"/>
            <wp:docPr id="126419226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92268" name="Picture 8" descr="Chart&#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37738" cy="3461086"/>
                    </a:xfrm>
                    <a:prstGeom prst="rect">
                      <a:avLst/>
                    </a:prstGeom>
                    <a:noFill/>
                    <a:ln>
                      <a:noFill/>
                    </a:ln>
                  </pic:spPr>
                </pic:pic>
              </a:graphicData>
            </a:graphic>
          </wp:inline>
        </w:drawing>
      </w:r>
    </w:p>
    <w:p w14:paraId="70F8B106" w14:textId="7E3EB463" w:rsidR="00B07A10" w:rsidRPr="000978B5" w:rsidRDefault="006F21B1" w:rsidP="007815DE">
      <w:pPr>
        <w:pStyle w:val="NRELFigureCaption"/>
      </w:pPr>
      <w:bookmarkStart w:id="291" w:name="_Ref177557925"/>
      <w:bookmarkStart w:id="292" w:name="_Toc187939846"/>
      <w:r w:rsidRPr="000978B5">
        <w:t xml:space="preserve">Figure </w:t>
      </w:r>
      <w:r w:rsidR="00225D8A">
        <w:fldChar w:fldCharType="begin"/>
      </w:r>
      <w:r w:rsidR="00225D8A">
        <w:rPr>
          <w:b w:val="0"/>
          <w:iCs w:val="0"/>
        </w:rPr>
        <w:instrText xml:space="preserve"> SEQ Figure \* ARABIC </w:instrText>
      </w:r>
      <w:r w:rsidR="00225D8A">
        <w:fldChar w:fldCharType="separate"/>
      </w:r>
      <w:r w:rsidR="00225D8A" w:rsidRPr="000978B5">
        <w:t>12</w:t>
      </w:r>
      <w:r w:rsidR="00225D8A">
        <w:fldChar w:fldCharType="end"/>
      </w:r>
      <w:bookmarkEnd w:id="291"/>
      <w:r w:rsidR="00400C1A">
        <w:rPr>
          <w:rFonts w:ascii="Times New Roman" w:hAnsi="Times New Roman"/>
          <w:b w:val="0"/>
          <w:iCs w:val="0"/>
          <w:color w:val="auto"/>
          <w:sz w:val="24"/>
        </w:rPr>
        <w:t>.</w:t>
      </w:r>
      <w:r w:rsidR="0084057F" w:rsidRPr="000978B5">
        <w:t xml:space="preserve"> </w:t>
      </w:r>
      <w:r w:rsidR="002C0DFE" w:rsidRPr="000978B5">
        <w:t>Percent</w:t>
      </w:r>
      <w:r w:rsidR="0084057F" w:rsidRPr="000978B5">
        <w:t xml:space="preserve"> bill savings </w:t>
      </w:r>
      <w:r w:rsidR="007C452D" w:rsidRPr="000978B5">
        <w:t xml:space="preserve">for ComStock models with the lighting control for </w:t>
      </w:r>
      <w:r w:rsidR="002B2475">
        <w:t>emissions reduction</w:t>
      </w:r>
      <w:r w:rsidR="007C452D" w:rsidRPr="000978B5">
        <w:t xml:space="preserve"> upgrade </w:t>
      </w:r>
      <w:r w:rsidR="0084057F" w:rsidRPr="000978B5">
        <w:t>by fuel types</w:t>
      </w:r>
      <w:r w:rsidR="00BE4895" w:rsidRPr="000978B5">
        <w:t>.</w:t>
      </w:r>
      <w:r w:rsidR="0084057F" w:rsidRPr="000978B5">
        <w:t xml:space="preserve"> </w:t>
      </w:r>
      <w:r w:rsidR="00BE4895" w:rsidRPr="000978B5">
        <w:t xml:space="preserve">The data points that appear above some of the distributions indicate outliers in the distribution, meaning they fall outside 1.5 times the interquartile range. The value for </w:t>
      </w:r>
      <w:r w:rsidR="00BE4895" w:rsidRPr="0010675D">
        <w:rPr>
          <w:b w:val="0"/>
          <w:i/>
        </w:rPr>
        <w:t>n</w:t>
      </w:r>
      <w:r w:rsidR="00BE4895" w:rsidRPr="000978B5">
        <w:t xml:space="preserve"> indicates the number of ComStock models that were applicable for energy savings for the fuel type category.</w:t>
      </w:r>
      <w:bookmarkEnd w:id="292"/>
    </w:p>
    <w:p w14:paraId="6ADC46F1" w14:textId="6A24E73F" w:rsidR="00B07A10" w:rsidRPr="000978B5" w:rsidRDefault="00B07A10" w:rsidP="003612D6">
      <w:pPr>
        <w:pStyle w:val="NRELHead02Numbered"/>
      </w:pPr>
      <w:bookmarkStart w:id="293" w:name="_Toc185837490"/>
      <w:bookmarkStart w:id="294" w:name="_Toc187938251"/>
      <w:r w:rsidRPr="000978B5">
        <w:t>Site Energy Savings Distributions</w:t>
      </w:r>
      <w:bookmarkEnd w:id="293"/>
      <w:bookmarkEnd w:id="294"/>
    </w:p>
    <w:p w14:paraId="1F9A7474" w14:textId="77777777" w:rsidR="00B07A10" w:rsidRPr="000978B5" w:rsidRDefault="00B07A10" w:rsidP="00E318A8">
      <w:pPr>
        <w:pStyle w:val="NRELBodyText"/>
      </w:pPr>
      <w:r w:rsidRPr="000978B5">
        <w:t>This section discusses site energy consumption for quality assurance/quality control purposes. Note that site energy savings can be useful for these purposes, but other factors should be considered when drawing conclusions, as they do not necessarily translate proportionally to source energy savings, greenhouse gas emissions avoided, or energy cost.</w:t>
      </w:r>
    </w:p>
    <w:p w14:paraId="03724502" w14:textId="6F915CE7" w:rsidR="00B07A10" w:rsidRPr="000978B5" w:rsidRDefault="00860232" w:rsidP="00F622E8">
      <w:pPr>
        <w:pStyle w:val="NRELBodyText"/>
      </w:pPr>
      <w:r w:rsidRPr="000978B5">
        <w:fldChar w:fldCharType="begin"/>
      </w:r>
      <w:r w:rsidRPr="000978B5">
        <w:instrText xml:space="preserve"> REF _Ref131681214 \h </w:instrText>
      </w:r>
      <w:r w:rsidRPr="000978B5">
        <w:fldChar w:fldCharType="separate"/>
      </w:r>
      <w:r w:rsidR="00377E1E" w:rsidRPr="000978B5">
        <w:t>Figure 17</w:t>
      </w:r>
      <w:r w:rsidRPr="000978B5">
        <w:fldChar w:fldCharType="end"/>
      </w:r>
      <w:r w:rsidRPr="000978B5">
        <w:t xml:space="preserve"> and </w:t>
      </w:r>
      <w:r w:rsidRPr="000978B5">
        <w:fldChar w:fldCharType="begin"/>
      </w:r>
      <w:r w:rsidRPr="000978B5">
        <w:instrText xml:space="preserve"> REF _Ref177559734 \h </w:instrText>
      </w:r>
      <w:r w:rsidRPr="000978B5">
        <w:fldChar w:fldCharType="separate"/>
      </w:r>
      <w:r w:rsidR="00377E1E" w:rsidRPr="000978B5">
        <w:t>Figure 18</w:t>
      </w:r>
      <w:r w:rsidRPr="000978B5">
        <w:fldChar w:fldCharType="end"/>
      </w:r>
      <w:r w:rsidRPr="000978B5">
        <w:t xml:space="preserve"> </w:t>
      </w:r>
      <w:r w:rsidR="00533C6A" w:rsidRPr="000978B5">
        <w:t>show the percent site energy and energy use intensity</w:t>
      </w:r>
      <w:r w:rsidR="00533C6A" w:rsidRPr="000978B5" w:rsidDel="00DE3832">
        <w:t xml:space="preserve"> </w:t>
      </w:r>
      <w:r w:rsidR="00533C6A" w:rsidRPr="000978B5">
        <w:t xml:space="preserve">savings distributions by end use and </w:t>
      </w:r>
      <w:r w:rsidR="00DD5303" w:rsidRPr="000978B5">
        <w:t>fuel types</w:t>
      </w:r>
      <w:r w:rsidR="00533C6A" w:rsidRPr="000978B5">
        <w:t>, respectively. Percent savings provide relative impact of the measure at the individual building level</w:t>
      </w:r>
      <w:r w:rsidR="00F622E8">
        <w:t>,</w:t>
      </w:r>
      <w:r w:rsidR="00533C6A" w:rsidRPr="000978B5">
        <w:t xml:space="preserve"> while site </w:t>
      </w:r>
      <w:r w:rsidR="00DE3832">
        <w:t>energy use intensity</w:t>
      </w:r>
      <w:r w:rsidR="00533C6A" w:rsidRPr="000978B5">
        <w:t xml:space="preserve"> savings provide absolute (or aggregated) scale of impact. </w:t>
      </w:r>
      <w:r w:rsidR="00EE4033" w:rsidRPr="000978B5">
        <w:t>The breakdowns show consistent</w:t>
      </w:r>
      <w:r w:rsidR="00A71BF1" w:rsidRPr="000978B5">
        <w:t xml:space="preserve"> conclusion </w:t>
      </w:r>
      <w:r w:rsidR="00EE4033" w:rsidRPr="000978B5">
        <w:t>drawn in</w:t>
      </w:r>
      <w:r w:rsidR="00904772" w:rsidRPr="000978B5">
        <w:t xml:space="preserve"> the energy and bill impact </w:t>
      </w:r>
      <w:r w:rsidR="00EE4033" w:rsidRPr="000978B5">
        <w:t>sections (</w:t>
      </w:r>
      <w:r w:rsidR="00904772" w:rsidRPr="000978B5">
        <w:fldChar w:fldCharType="begin"/>
      </w:r>
      <w:r w:rsidR="00904772" w:rsidRPr="000978B5">
        <w:instrText xml:space="preserve"> REF _Ref177559846 \r \h </w:instrText>
      </w:r>
      <w:r w:rsidR="00904772" w:rsidRPr="000978B5">
        <w:fldChar w:fldCharType="separate"/>
      </w:r>
      <w:r w:rsidR="00F622E8">
        <w:t>5.3</w:t>
      </w:r>
      <w:r w:rsidR="00904772" w:rsidRPr="000978B5">
        <w:fldChar w:fldCharType="end"/>
      </w:r>
      <w:r w:rsidR="00904772" w:rsidRPr="000978B5">
        <w:t xml:space="preserve"> and </w:t>
      </w:r>
      <w:r w:rsidR="00904772" w:rsidRPr="000978B5">
        <w:fldChar w:fldCharType="begin"/>
      </w:r>
      <w:r w:rsidR="00904772" w:rsidRPr="000978B5">
        <w:instrText xml:space="preserve"> REF _Ref177559853 \r \h </w:instrText>
      </w:r>
      <w:r w:rsidR="00904772" w:rsidRPr="000978B5">
        <w:fldChar w:fldCharType="separate"/>
      </w:r>
      <w:r w:rsidR="00F622E8">
        <w:t>5.4</w:t>
      </w:r>
      <w:r w:rsidR="00904772" w:rsidRPr="000978B5">
        <w:fldChar w:fldCharType="end"/>
      </w:r>
      <w:r w:rsidR="00EE4033" w:rsidRPr="000978B5">
        <w:t>)</w:t>
      </w:r>
      <w:r w:rsidR="00F622E8">
        <w:t>—</w:t>
      </w:r>
      <w:r w:rsidR="00EE4033" w:rsidRPr="000978B5">
        <w:t xml:space="preserve">the measure </w:t>
      </w:r>
      <w:r w:rsidR="005B07D4" w:rsidRPr="000978B5">
        <w:t xml:space="preserve">benefits mainly from </w:t>
      </w:r>
      <w:r w:rsidR="00CA03C5" w:rsidRPr="000978B5">
        <w:t xml:space="preserve">lighting and cooling electricity savings </w:t>
      </w:r>
      <w:r w:rsidR="006B2916" w:rsidRPr="000978B5">
        <w:t>while</w:t>
      </w:r>
      <w:r w:rsidR="0051192B" w:rsidRPr="000978B5">
        <w:t xml:space="preserve"> </w:t>
      </w:r>
      <w:r w:rsidR="006D4089" w:rsidRPr="000978B5">
        <w:t>sacrific</w:t>
      </w:r>
      <w:r w:rsidR="006B2916" w:rsidRPr="000978B5">
        <w:t>ing</w:t>
      </w:r>
      <w:r w:rsidR="006D4089" w:rsidRPr="000978B5">
        <w:t xml:space="preserve"> </w:t>
      </w:r>
      <w:r w:rsidR="006B2916" w:rsidRPr="000978B5">
        <w:t>savings from heating energy</w:t>
      </w:r>
      <w:r w:rsidR="005072BA" w:rsidRPr="000978B5">
        <w:t xml:space="preserve"> with various fuel types.</w:t>
      </w:r>
    </w:p>
    <w:p w14:paraId="54484EE2" w14:textId="52AEF8FD" w:rsidR="00422104" w:rsidRPr="00422104" w:rsidRDefault="00422104" w:rsidP="00422104">
      <w:pPr>
        <w:pStyle w:val="NRELFigureImageCentered"/>
        <w:rPr>
          <w:noProof/>
        </w:rPr>
      </w:pPr>
      <w:r w:rsidRPr="00422104">
        <w:rPr>
          <w:noProof/>
        </w:rPr>
        <w:lastRenderedPageBreak/>
        <w:drawing>
          <wp:inline distT="0" distB="0" distL="0" distR="0" wp14:anchorId="0ED9CADE" wp14:editId="3A7A5D23">
            <wp:extent cx="5019675" cy="3137298"/>
            <wp:effectExtent l="0" t="0" r="0" b="6350"/>
            <wp:docPr id="1039961851"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61851" name="Picture 10" descr="Chart&#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43721" cy="3152327"/>
                    </a:xfrm>
                    <a:prstGeom prst="rect">
                      <a:avLst/>
                    </a:prstGeom>
                    <a:noFill/>
                    <a:ln>
                      <a:noFill/>
                    </a:ln>
                  </pic:spPr>
                </pic:pic>
              </a:graphicData>
            </a:graphic>
          </wp:inline>
        </w:drawing>
      </w:r>
    </w:p>
    <w:p w14:paraId="7EF56A81" w14:textId="5C461B3A" w:rsidR="00B07A10" w:rsidRPr="000978B5" w:rsidRDefault="00B07A10" w:rsidP="00E318A8">
      <w:pPr>
        <w:pStyle w:val="NRELFigureCaption"/>
      </w:pPr>
      <w:bookmarkStart w:id="295" w:name="_Ref131681214"/>
      <w:bookmarkStart w:id="296" w:name="_Toc187939847"/>
      <w:r w:rsidRPr="000978B5">
        <w:t xml:space="preserve">Figure </w:t>
      </w:r>
      <w:r w:rsidR="00225D8A">
        <w:fldChar w:fldCharType="begin"/>
      </w:r>
      <w:r w:rsidR="00225D8A">
        <w:rPr>
          <w:b w:val="0"/>
          <w:iCs w:val="0"/>
        </w:rPr>
        <w:instrText xml:space="preserve"> SEQ Figure \* ARABIC </w:instrText>
      </w:r>
      <w:r w:rsidR="00225D8A">
        <w:fldChar w:fldCharType="separate"/>
      </w:r>
      <w:r w:rsidR="00225D8A" w:rsidRPr="000978B5">
        <w:t>17</w:t>
      </w:r>
      <w:r w:rsidR="00225D8A">
        <w:fldChar w:fldCharType="end"/>
      </w:r>
      <w:bookmarkEnd w:id="295"/>
      <w:r w:rsidRPr="000978B5">
        <w:t>.</w:t>
      </w:r>
      <w:r w:rsidRPr="000978B5">
        <w:rPr>
          <w:rStyle w:val="normaltextrun"/>
        </w:rPr>
        <w:t xml:space="preserve"> Percent site energy savings distribution for ComStock models with applied</w:t>
      </w:r>
      <w:r w:rsidR="00237E4E" w:rsidRPr="000978B5">
        <w:rPr>
          <w:rStyle w:val="normaltextrun"/>
        </w:rPr>
        <w:t xml:space="preserve"> measure scenario</w:t>
      </w:r>
      <w:r w:rsidRPr="000978B5">
        <w:rPr>
          <w:rStyle w:val="normaltextrun"/>
        </w:rPr>
        <w:t xml:space="preserve"> by end use and fuel type. The data points that appear above some of the distributions indicate outliers in the distribution, meaning they fall outside 1.5 times the interquartile range. The value for </w:t>
      </w:r>
      <w:r w:rsidRPr="00E318A8">
        <w:rPr>
          <w:rStyle w:val="normaltextrun"/>
          <w:b w:val="0"/>
          <w:i/>
        </w:rPr>
        <w:t>n</w:t>
      </w:r>
      <w:r w:rsidRPr="000978B5">
        <w:rPr>
          <w:rStyle w:val="normaltextrun"/>
        </w:rPr>
        <w:t xml:space="preserve"> indicates the number of ComStock models that were applicable for energy savings for the fuel type category.</w:t>
      </w:r>
      <w:bookmarkEnd w:id="296"/>
    </w:p>
    <w:p w14:paraId="37F4B76E" w14:textId="65738AFB" w:rsidR="00723CA0" w:rsidRPr="00723CA0" w:rsidRDefault="00267BCB" w:rsidP="00723CA0">
      <w:pPr>
        <w:pStyle w:val="NRELFigureImageCentered"/>
      </w:pPr>
      <w:commentRangeStart w:id="297"/>
      <w:commentRangeEnd w:id="297"/>
      <w:r w:rsidRPr="00723CA0">
        <w:rPr>
          <w:rStyle w:val="CommentReference"/>
          <w:sz w:val="24"/>
          <w:szCs w:val="20"/>
        </w:rPr>
        <w:commentReference w:id="297"/>
      </w:r>
      <w:r w:rsidR="00723CA0" w:rsidRPr="00723CA0">
        <w:t xml:space="preserve"> </w:t>
      </w:r>
      <w:r w:rsidR="00723CA0" w:rsidRPr="00723CA0">
        <w:rPr>
          <w:noProof/>
        </w:rPr>
        <w:drawing>
          <wp:inline distT="0" distB="0" distL="0" distR="0" wp14:anchorId="547F6FE6" wp14:editId="039D094C">
            <wp:extent cx="5349239" cy="3343275"/>
            <wp:effectExtent l="0" t="0" r="4445" b="0"/>
            <wp:docPr id="115633935" name="Picture 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3935" name="Picture 12" descr="A picture containing char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78496" cy="3361561"/>
                    </a:xfrm>
                    <a:prstGeom prst="rect">
                      <a:avLst/>
                    </a:prstGeom>
                    <a:noFill/>
                    <a:ln>
                      <a:noFill/>
                    </a:ln>
                  </pic:spPr>
                </pic:pic>
              </a:graphicData>
            </a:graphic>
          </wp:inline>
        </w:drawing>
      </w:r>
    </w:p>
    <w:p w14:paraId="0571340D" w14:textId="23A29927" w:rsidR="00723CA0" w:rsidRDefault="00B07A10" w:rsidP="00723CA0">
      <w:pPr>
        <w:pStyle w:val="NRELFigureCaption"/>
        <w:rPr>
          <w:rStyle w:val="normaltextrun"/>
        </w:rPr>
      </w:pPr>
      <w:bookmarkStart w:id="298" w:name="_Ref131576664"/>
      <w:bookmarkStart w:id="299" w:name="_Ref177559734"/>
      <w:bookmarkStart w:id="300" w:name="_Toc187939848"/>
      <w:r w:rsidRPr="000978B5">
        <w:t xml:space="preserve">Figure </w:t>
      </w:r>
      <w:bookmarkEnd w:id="298"/>
      <w:r w:rsidRPr="000978B5">
        <w:fldChar w:fldCharType="begin"/>
      </w:r>
      <w:r w:rsidRPr="000978B5">
        <w:instrText xml:space="preserve"> SEQ Figure \* ARABIC </w:instrText>
      </w:r>
      <w:r w:rsidRPr="000978B5">
        <w:fldChar w:fldCharType="separate"/>
      </w:r>
      <w:r w:rsidR="00225D8A" w:rsidRPr="000978B5">
        <w:t>18</w:t>
      </w:r>
      <w:r w:rsidRPr="000978B5">
        <w:fldChar w:fldCharType="end"/>
      </w:r>
      <w:bookmarkEnd w:id="299"/>
      <w:r w:rsidRPr="000978B5">
        <w:t>.</w:t>
      </w:r>
      <w:r w:rsidRPr="000978B5">
        <w:rPr>
          <w:rStyle w:val="normaltextrun"/>
        </w:rPr>
        <w:t xml:space="preserve"> </w:t>
      </w:r>
      <w:r w:rsidR="00860232" w:rsidRPr="000978B5">
        <w:rPr>
          <w:rStyle w:val="normaltextrun"/>
        </w:rPr>
        <w:t xml:space="preserve">Percent site </w:t>
      </w:r>
      <w:r w:rsidR="00DE3832">
        <w:rPr>
          <w:rStyle w:val="normaltextrun"/>
        </w:rPr>
        <w:t>energy use intensity</w:t>
      </w:r>
      <w:r w:rsidR="00860232" w:rsidRPr="000978B5">
        <w:rPr>
          <w:rStyle w:val="normaltextrun"/>
        </w:rPr>
        <w:t xml:space="preserve"> savings distribution for ComStock models with applied measure scenario by end use and fuel type. </w:t>
      </w:r>
      <w:r w:rsidRPr="000978B5">
        <w:rPr>
          <w:rStyle w:val="normaltextrun"/>
        </w:rPr>
        <w:t xml:space="preserve">The data points that appear above some of the distributions indicate outliers in the distribution, meaning they fall outside 1.5 times the interquartile range. The value for </w:t>
      </w:r>
      <w:r w:rsidRPr="00E318A8">
        <w:rPr>
          <w:rStyle w:val="normaltextrun"/>
          <w:i/>
        </w:rPr>
        <w:t>n</w:t>
      </w:r>
      <w:r w:rsidRPr="000978B5">
        <w:rPr>
          <w:rStyle w:val="normaltextrun"/>
        </w:rPr>
        <w:t xml:space="preserve"> indicates the number of ComStock models that were applicable for energy savings for the fuel type category.</w:t>
      </w:r>
      <w:bookmarkStart w:id="301" w:name="_Toc314823693"/>
      <w:bookmarkStart w:id="302" w:name="_Toc352071763"/>
      <w:bookmarkStart w:id="303" w:name="_Toc185837491"/>
      <w:bookmarkEnd w:id="300"/>
      <w:r w:rsidR="00723CA0">
        <w:rPr>
          <w:rStyle w:val="normaltextrun"/>
        </w:rPr>
        <w:br w:type="page"/>
      </w:r>
    </w:p>
    <w:p w14:paraId="33EA7A6F" w14:textId="035C4289" w:rsidR="00B07A10" w:rsidRPr="000978B5" w:rsidRDefault="00B07A10" w:rsidP="00537BB5">
      <w:pPr>
        <w:pStyle w:val="NRELHead01"/>
      </w:pPr>
      <w:bookmarkStart w:id="304" w:name="_Toc187938252"/>
      <w:r w:rsidRPr="000978B5">
        <w:lastRenderedPageBreak/>
        <w:t>References</w:t>
      </w:r>
      <w:bookmarkEnd w:id="301"/>
      <w:bookmarkEnd w:id="302"/>
      <w:bookmarkEnd w:id="303"/>
      <w:bookmarkEnd w:id="304"/>
    </w:p>
    <w:p w14:paraId="3B571466" w14:textId="77777777" w:rsidR="00B306FC" w:rsidRPr="00B306FC" w:rsidRDefault="00216BD6" w:rsidP="00B306FC">
      <w:pPr>
        <w:pStyle w:val="Bibliography"/>
      </w:pPr>
      <w:r w:rsidRPr="000978B5">
        <w:fldChar w:fldCharType="begin"/>
      </w:r>
      <w:r w:rsidR="00EB1788" w:rsidRPr="000978B5">
        <w:instrText xml:space="preserve"> ADDIN ZOTERO_BIBL {"uncited":[],"omitted":[],"custom":[]} CSL_BIBLIOGRAPHY </w:instrText>
      </w:r>
      <w:r w:rsidRPr="000978B5">
        <w:fldChar w:fldCharType="separate"/>
      </w:r>
      <w:r w:rsidR="00B306FC" w:rsidRPr="00B306FC">
        <w:t>[1]</w:t>
      </w:r>
      <w:r w:rsidR="00B306FC" w:rsidRPr="00B306FC">
        <w:tab/>
        <w:t xml:space="preserve">H. Wang, S. Wang, and K. Shan, “Experimental study on the dynamics, quality and impacts of using variable-speed pumps in buildings for frequency regulation of smart power grids,” </w:t>
      </w:r>
      <w:r w:rsidR="00B306FC" w:rsidRPr="00B306FC">
        <w:rPr>
          <w:i/>
          <w:iCs/>
        </w:rPr>
        <w:t>Energy</w:t>
      </w:r>
      <w:r w:rsidR="00B306FC" w:rsidRPr="00B306FC">
        <w:t>, vol. 199, p. 117406, May 2020, doi: 10.1016/j.energy.2020.117406.</w:t>
      </w:r>
    </w:p>
    <w:p w14:paraId="16B651B1" w14:textId="77777777" w:rsidR="00B306FC" w:rsidRPr="00B306FC" w:rsidRDefault="00B306FC" w:rsidP="00B306FC">
      <w:pPr>
        <w:pStyle w:val="Bibliography"/>
      </w:pPr>
      <w:r w:rsidRPr="00B306FC">
        <w:t>[2]</w:t>
      </w:r>
      <w:r w:rsidRPr="00B306FC">
        <w:tab/>
        <w:t xml:space="preserve">E. M. Burger and S. J. Moura, “Generation following with thermostatically controlled loads via alternating direction method of multipliers sharing algorithm,” </w:t>
      </w:r>
      <w:r w:rsidRPr="00B306FC">
        <w:rPr>
          <w:i/>
          <w:iCs/>
        </w:rPr>
        <w:t>Electric Power Systems Research</w:t>
      </w:r>
      <w:r w:rsidRPr="00B306FC">
        <w:t>, vol. 146, pp. 141–160, May 2017, doi: 10.1016/j.epsr.2016.12.001.</w:t>
      </w:r>
    </w:p>
    <w:p w14:paraId="6B68B576" w14:textId="77777777" w:rsidR="00B306FC" w:rsidRPr="00B306FC" w:rsidRDefault="00B306FC" w:rsidP="00B306FC">
      <w:pPr>
        <w:pStyle w:val="Bibliography"/>
      </w:pPr>
      <w:r w:rsidRPr="00B306FC">
        <w:t>[3]</w:t>
      </w:r>
      <w:r w:rsidRPr="00B306FC">
        <w:tab/>
        <w:t xml:space="preserve">D. Wu, J. Lian, Y. Sun, T. Yang, and J. Hansen, “Hierarchical control framework for integrated coordination between distributed energy resources and demand response,” </w:t>
      </w:r>
      <w:r w:rsidRPr="00B306FC">
        <w:rPr>
          <w:i/>
          <w:iCs/>
        </w:rPr>
        <w:t>Electric Power Systems Research</w:t>
      </w:r>
      <w:r w:rsidRPr="00B306FC">
        <w:t>, vol. 150, pp. 45–54, Sep. 2017, doi: 10.1016/j.epsr.2017.05.002.</w:t>
      </w:r>
    </w:p>
    <w:p w14:paraId="2B06589E" w14:textId="77777777" w:rsidR="00B306FC" w:rsidRPr="00B306FC" w:rsidRDefault="00B306FC" w:rsidP="00B306FC">
      <w:pPr>
        <w:pStyle w:val="Bibliography"/>
      </w:pPr>
      <w:r w:rsidRPr="00B306FC">
        <w:t>[4]</w:t>
      </w:r>
      <w:r w:rsidRPr="00B306FC">
        <w:tab/>
        <w:t xml:space="preserve">M. Olama, T. Kuruganti, J. Nutaro, and J. Dong, “Coordination and Control of Building HVAC Systems to Provide Frequency Regulation to the Electric Grid,” </w:t>
      </w:r>
      <w:r w:rsidRPr="00B306FC">
        <w:rPr>
          <w:i/>
          <w:iCs/>
        </w:rPr>
        <w:t>Energies</w:t>
      </w:r>
      <w:r w:rsidRPr="00B306FC">
        <w:t>, vol. 11, no. 7, p. 1852, Jul. 2018, doi: 10.3390/en11071852.</w:t>
      </w:r>
    </w:p>
    <w:p w14:paraId="2D827CD7" w14:textId="77777777" w:rsidR="00B306FC" w:rsidRPr="00B306FC" w:rsidRDefault="00B306FC" w:rsidP="00B306FC">
      <w:pPr>
        <w:pStyle w:val="Bibliography"/>
      </w:pPr>
      <w:r w:rsidRPr="00B306FC">
        <w:t>[5]</w:t>
      </w:r>
      <w:r w:rsidRPr="00B306FC">
        <w:tab/>
        <w:t xml:space="preserve">K. Wang, R. Yin, L. Yao, J. Yao, T. Yong, and N. Deforest, “A Two-Layer Framework for Quantifying Demand Response Flexibility at Bulk Supply Points,” </w:t>
      </w:r>
      <w:r w:rsidRPr="00B306FC">
        <w:rPr>
          <w:i/>
          <w:iCs/>
        </w:rPr>
        <w:t>IEEE Trans. Smart Grid</w:t>
      </w:r>
      <w:r w:rsidRPr="00B306FC">
        <w:t>, vol. 9, no. 4, pp. 3616–3627, Jul. 2018, doi: 10.1109/TSG.2016.2636873.</w:t>
      </w:r>
    </w:p>
    <w:p w14:paraId="01FC1CF9" w14:textId="77777777" w:rsidR="00B306FC" w:rsidRPr="00B306FC" w:rsidRDefault="00B306FC" w:rsidP="00B306FC">
      <w:pPr>
        <w:pStyle w:val="Bibliography"/>
      </w:pPr>
      <w:r w:rsidRPr="00B306FC">
        <w:t>[6]</w:t>
      </w:r>
      <w:r w:rsidRPr="00B306FC">
        <w:tab/>
        <w:t xml:space="preserve">H. Hao, B. M. Sanandaji, K. Poolla, and T. L. Vincent, “Aggregate Flexibility of Thermostatically Controlled Loads,” </w:t>
      </w:r>
      <w:r w:rsidRPr="00B306FC">
        <w:rPr>
          <w:i/>
          <w:iCs/>
        </w:rPr>
        <w:t>IEEE Trans. Power Syst.</w:t>
      </w:r>
      <w:r w:rsidRPr="00B306FC">
        <w:t>, vol. 30, no. 1, pp. 189–198, Jan. 2015, doi: 10.1109/TPWRS.2014.2328865.</w:t>
      </w:r>
    </w:p>
    <w:p w14:paraId="3FF04044" w14:textId="77777777" w:rsidR="00B306FC" w:rsidRPr="00B306FC" w:rsidRDefault="00B306FC" w:rsidP="00B306FC">
      <w:pPr>
        <w:pStyle w:val="Bibliography"/>
      </w:pPr>
      <w:r w:rsidRPr="00B306FC">
        <w:t>[7]</w:t>
      </w:r>
      <w:r w:rsidRPr="00B306FC">
        <w:tab/>
        <w:t xml:space="preserve">W. Zhang, J. Lian, C.-Y. Chang, and K. Kalsi, “Aggregated Modeling and Control of Air Conditioning Loads for Demand Response,” </w:t>
      </w:r>
      <w:r w:rsidRPr="00B306FC">
        <w:rPr>
          <w:i/>
          <w:iCs/>
        </w:rPr>
        <w:t>IEEE Trans. Power Syst.</w:t>
      </w:r>
      <w:r w:rsidRPr="00B306FC">
        <w:t>, vol. 28, no. 4, pp. 4655–4664, Nov. 2013, doi: 10.1109/TPWRS.2013.2266121.</w:t>
      </w:r>
    </w:p>
    <w:p w14:paraId="7EDE594D" w14:textId="77777777" w:rsidR="00B306FC" w:rsidRPr="00B306FC" w:rsidRDefault="00B306FC" w:rsidP="00B306FC">
      <w:pPr>
        <w:pStyle w:val="Bibliography"/>
      </w:pPr>
      <w:r w:rsidRPr="00B306FC">
        <w:t>[8]</w:t>
      </w:r>
      <w:r w:rsidRPr="00B306FC">
        <w:tab/>
        <w:t xml:space="preserve">D. Zhang, S. Li, M. Sun, and Z. O’Neill, “An Optimal and Learning-Based Demand Response and Home Energy Management System,” </w:t>
      </w:r>
      <w:r w:rsidRPr="00B306FC">
        <w:rPr>
          <w:i/>
          <w:iCs/>
        </w:rPr>
        <w:t>IEEE Trans. Smart Grid</w:t>
      </w:r>
      <w:r w:rsidRPr="00B306FC">
        <w:t>, vol. 7, no. 4, pp. 1790–1801, Jul. 2016, doi: 10.1109/TSG.2016.2552169.</w:t>
      </w:r>
    </w:p>
    <w:p w14:paraId="3314E5B2" w14:textId="77777777" w:rsidR="00B306FC" w:rsidRPr="00B306FC" w:rsidRDefault="00B306FC" w:rsidP="00B306FC">
      <w:pPr>
        <w:pStyle w:val="Bibliography"/>
      </w:pPr>
      <w:r w:rsidRPr="00B306FC">
        <w:t>[9]</w:t>
      </w:r>
      <w:r w:rsidRPr="00B306FC">
        <w:tab/>
        <w:t xml:space="preserve">H. Hao, D. Wu, J. Lian, and T. Yang, “Optimal Coordination of Building Loads and Energy Storage for Power Grid and End User Services,” </w:t>
      </w:r>
      <w:r w:rsidRPr="00B306FC">
        <w:rPr>
          <w:i/>
          <w:iCs/>
        </w:rPr>
        <w:t>IEEE Trans. Smart Grid</w:t>
      </w:r>
      <w:r w:rsidRPr="00B306FC">
        <w:t>, vol. 9, no. 5, pp. 4335–4345, Sep. 2018, doi: 10.1109/TSG.2017.2655083.</w:t>
      </w:r>
    </w:p>
    <w:p w14:paraId="43BCA7EB" w14:textId="77777777" w:rsidR="00B306FC" w:rsidRPr="00B306FC" w:rsidRDefault="00B306FC" w:rsidP="00B306FC">
      <w:pPr>
        <w:pStyle w:val="Bibliography"/>
      </w:pPr>
      <w:r w:rsidRPr="00B306FC">
        <w:t>[10]</w:t>
      </w:r>
      <w:r w:rsidRPr="00B306FC">
        <w:tab/>
        <w:t xml:space="preserve">M. Liu and Y. Shi, “Model Predictive Control of Aggregated Heterogeneous Second-Order Thermostatically Controlled Loads for Ancillary Services,” </w:t>
      </w:r>
      <w:r w:rsidRPr="00B306FC">
        <w:rPr>
          <w:i/>
          <w:iCs/>
        </w:rPr>
        <w:t>IEEE Trans. Power Syst.</w:t>
      </w:r>
      <w:r w:rsidRPr="00B306FC">
        <w:t>, vol. 31, no. 3, pp. 1963–1971, May 2016, doi: 10.1109/TPWRS.2015.2457428.</w:t>
      </w:r>
    </w:p>
    <w:p w14:paraId="3782BC70" w14:textId="77777777" w:rsidR="00B306FC" w:rsidRPr="00B306FC" w:rsidRDefault="00B306FC" w:rsidP="00B306FC">
      <w:pPr>
        <w:pStyle w:val="Bibliography"/>
      </w:pPr>
      <w:r w:rsidRPr="00B306FC">
        <w:t>[11]</w:t>
      </w:r>
      <w:r w:rsidRPr="00B306FC">
        <w:tab/>
        <w:t xml:space="preserve">M. Di Somma </w:t>
      </w:r>
      <w:r w:rsidRPr="00B306FC">
        <w:rPr>
          <w:i/>
          <w:iCs/>
        </w:rPr>
        <w:t>et al.</w:t>
      </w:r>
      <w:r w:rsidRPr="00B306FC">
        <w:t xml:space="preserve">, “Multi-objective design optimization of distributed energy systems through cost and exergy assessments,” </w:t>
      </w:r>
      <w:r w:rsidRPr="00B306FC">
        <w:rPr>
          <w:i/>
          <w:iCs/>
        </w:rPr>
        <w:t>Applied Energy</w:t>
      </w:r>
      <w:r w:rsidRPr="00B306FC">
        <w:t>, vol. 204, pp. 1299–1316, Oct. 2017, doi: 10.1016/j.apenergy.2017.03.105.</w:t>
      </w:r>
    </w:p>
    <w:p w14:paraId="2D83D4E7" w14:textId="77777777" w:rsidR="00B306FC" w:rsidRPr="00B306FC" w:rsidRDefault="00B306FC" w:rsidP="00B306FC">
      <w:pPr>
        <w:pStyle w:val="Bibliography"/>
      </w:pPr>
      <w:r w:rsidRPr="00B306FC">
        <w:t>[12]</w:t>
      </w:r>
      <w:r w:rsidRPr="00B306FC">
        <w:tab/>
        <w:t>J. Neubauer and M. Simpson, “Deployment of Behind-The-Meter Energy Storage for Demand Charge Reduction,” NREL/TP--5400-63162, 1168774, Jan. 2015. doi: 10.2172/1168774.</w:t>
      </w:r>
    </w:p>
    <w:p w14:paraId="358B6EF2" w14:textId="77777777" w:rsidR="00B306FC" w:rsidRPr="00B306FC" w:rsidRDefault="00B306FC" w:rsidP="00B306FC">
      <w:pPr>
        <w:pStyle w:val="Bibliography"/>
      </w:pPr>
      <w:r w:rsidRPr="00B306FC">
        <w:t>[13]</w:t>
      </w:r>
      <w:r w:rsidRPr="00B306FC">
        <w:tab/>
        <w:t xml:space="preserve">K. Klein, S. Herkel, H.-M. Henning, and C. Felsmann, “Load shifting using the heating and cooling system of an office building: Quantitative potential evaluation for different flexibility and storage options,” </w:t>
      </w:r>
      <w:r w:rsidRPr="00B306FC">
        <w:rPr>
          <w:i/>
          <w:iCs/>
        </w:rPr>
        <w:t>Applied Energy</w:t>
      </w:r>
      <w:r w:rsidRPr="00B306FC">
        <w:t>, vol. 203, pp. 917–937, Oct. 2017, doi: 10.1016/j.apenergy.2017.06.073.</w:t>
      </w:r>
    </w:p>
    <w:p w14:paraId="412C0943" w14:textId="77777777" w:rsidR="00B306FC" w:rsidRPr="00B306FC" w:rsidRDefault="00B306FC" w:rsidP="00B306FC">
      <w:pPr>
        <w:pStyle w:val="Bibliography"/>
      </w:pPr>
      <w:r w:rsidRPr="00B306FC">
        <w:t>[14]</w:t>
      </w:r>
      <w:r w:rsidRPr="00B306FC">
        <w:tab/>
        <w:t xml:space="preserve">S. H. Kim, “Building demand-side control using thermal energy storage under uncertainty: An adaptive Multiple Model-based Predictive Control (MMPC) approach,” </w:t>
      </w:r>
      <w:r w:rsidRPr="00B306FC">
        <w:rPr>
          <w:i/>
          <w:iCs/>
        </w:rPr>
        <w:t>Building and Environment</w:t>
      </w:r>
      <w:r w:rsidRPr="00B306FC">
        <w:t>, vol. 67, pp. 111–128, Sep. 2013, doi: 10.1016/j.buildenv.2013.05.005.</w:t>
      </w:r>
    </w:p>
    <w:p w14:paraId="516C36E4" w14:textId="77777777" w:rsidR="00B306FC" w:rsidRPr="00B306FC" w:rsidRDefault="00B306FC" w:rsidP="00B306FC">
      <w:pPr>
        <w:pStyle w:val="Bibliography"/>
      </w:pPr>
      <w:r w:rsidRPr="00B306FC">
        <w:lastRenderedPageBreak/>
        <w:t>[15]</w:t>
      </w:r>
      <w:r w:rsidRPr="00B306FC">
        <w:tab/>
        <w:t xml:space="preserve">S. B. Sadineni and R. F. Boehm, “Measurements and simulations for peak electrical load reduction in cooling dominated climate,” </w:t>
      </w:r>
      <w:r w:rsidRPr="00B306FC">
        <w:rPr>
          <w:i/>
          <w:iCs/>
        </w:rPr>
        <w:t>Energy</w:t>
      </w:r>
      <w:r w:rsidRPr="00B306FC">
        <w:t>, vol. 37, no. 1, pp. 689–697, Jan. 2012, doi: 10.1016/j.energy.2011.10.026.</w:t>
      </w:r>
    </w:p>
    <w:p w14:paraId="3F82A3B7" w14:textId="77777777" w:rsidR="00B306FC" w:rsidRPr="00B306FC" w:rsidRDefault="00B306FC" w:rsidP="00B306FC">
      <w:pPr>
        <w:pStyle w:val="Bibliography"/>
      </w:pPr>
      <w:r w:rsidRPr="00B306FC">
        <w:t>[16]</w:t>
      </w:r>
      <w:r w:rsidRPr="00B306FC">
        <w:tab/>
        <w:t xml:space="preserve">M. Di Somma, G. Graditi, E. Heydarian-Forushani, M. Shafie-khah, and P. Siano, “Stochastic optimal scheduling of distributed energy resources with renewables considering economic and environmental aspects,” </w:t>
      </w:r>
      <w:r w:rsidRPr="00B306FC">
        <w:rPr>
          <w:i/>
          <w:iCs/>
        </w:rPr>
        <w:t>Renewable Energy</w:t>
      </w:r>
      <w:r w:rsidRPr="00B306FC">
        <w:t>, vol. 116, pp. 272–287, Feb. 2018, doi: 10.1016/j.renene.2017.09.074.</w:t>
      </w:r>
    </w:p>
    <w:p w14:paraId="11CF89FC" w14:textId="77777777" w:rsidR="00B306FC" w:rsidRPr="00B306FC" w:rsidRDefault="00B306FC" w:rsidP="00B306FC">
      <w:pPr>
        <w:pStyle w:val="Bibliography"/>
      </w:pPr>
      <w:r w:rsidRPr="00B306FC">
        <w:t>[17]</w:t>
      </w:r>
      <w:r w:rsidRPr="00B306FC">
        <w:tab/>
        <w:t xml:space="preserve">J. Yao, X. Liu, W. He, and A. Rahman, “Dynamic Control of Electricity Cost with Power Demand Smoothing and Peak Shaving for Distributed Internet Data Centers,” in </w:t>
      </w:r>
      <w:r w:rsidRPr="00B306FC">
        <w:rPr>
          <w:i/>
          <w:iCs/>
        </w:rPr>
        <w:t>2012 IEEE 32nd International Conference on Distributed Computing Systems</w:t>
      </w:r>
      <w:r w:rsidRPr="00B306FC">
        <w:t>, Macau, China: IEEE, Jun. 2012, pp. 416–424. doi: 10.1109/ICDCS.2012.67.</w:t>
      </w:r>
    </w:p>
    <w:p w14:paraId="61ED4E9A" w14:textId="77777777" w:rsidR="00B306FC" w:rsidRPr="00B306FC" w:rsidRDefault="00B306FC" w:rsidP="00B306FC">
      <w:pPr>
        <w:pStyle w:val="Bibliography"/>
      </w:pPr>
      <w:r w:rsidRPr="00B306FC">
        <w:t>[18]</w:t>
      </w:r>
      <w:r w:rsidRPr="00B306FC">
        <w:tab/>
        <w:t>U.S. Energy Information Administration, “2018 Commercial Buildings Energy Consumption Survey (CBECS).” [Online]. Available: https://www.eia.gov/consumption/commercial/</w:t>
      </w:r>
    </w:p>
    <w:p w14:paraId="67ED63C7" w14:textId="77777777" w:rsidR="00B306FC" w:rsidRPr="00B306FC" w:rsidRDefault="00B306FC" w:rsidP="00B306FC">
      <w:pPr>
        <w:pStyle w:val="Bibliography"/>
      </w:pPr>
      <w:r w:rsidRPr="00B306FC">
        <w:t>[19]</w:t>
      </w:r>
      <w:r w:rsidRPr="00B306FC">
        <w:tab/>
        <w:t>DOE, “GEB Technical Reports,” Energy.gov. Accessed: Mar. 18, 2024. [Online]. Available: https://www.energy.gov/eere/buildings/geb-technical-reports</w:t>
      </w:r>
    </w:p>
    <w:p w14:paraId="1919B079" w14:textId="77777777" w:rsidR="00B306FC" w:rsidRPr="00B306FC" w:rsidRDefault="00B306FC" w:rsidP="00B306FC">
      <w:pPr>
        <w:pStyle w:val="Bibliography"/>
      </w:pPr>
      <w:r w:rsidRPr="00B306FC">
        <w:t>[20]</w:t>
      </w:r>
      <w:r w:rsidRPr="00B306FC">
        <w:tab/>
        <w:t>“Evaluation of Advanced Lighting Control Systems in a Working Office Environment”.</w:t>
      </w:r>
    </w:p>
    <w:p w14:paraId="0993CA02" w14:textId="77777777" w:rsidR="00B306FC" w:rsidRPr="00B306FC" w:rsidRDefault="00B306FC" w:rsidP="00B306FC">
      <w:pPr>
        <w:pStyle w:val="Bibliography"/>
      </w:pPr>
      <w:r w:rsidRPr="00B306FC">
        <w:t>[21]</w:t>
      </w:r>
      <w:r w:rsidRPr="00B306FC">
        <w:tab/>
        <w:t>J. Shackelford, A. Robinson, and F. Rubinstein, “Retrofit Demonstration of LED Fixtures with Integrated Sensors and Controls”.</w:t>
      </w:r>
    </w:p>
    <w:p w14:paraId="05B95D1C" w14:textId="77777777" w:rsidR="00B306FC" w:rsidRPr="00B306FC" w:rsidRDefault="00B306FC" w:rsidP="00B306FC">
      <w:pPr>
        <w:pStyle w:val="Bibliography"/>
      </w:pPr>
      <w:r w:rsidRPr="00B306FC">
        <w:t>[22]</w:t>
      </w:r>
      <w:r w:rsidRPr="00B306FC">
        <w:tab/>
        <w:t xml:space="preserve">S. H. A. Begemann, G. J. Van Den Beld, and A. D. Tenner, “Daylight, artificial light and people in an office environment, overview of visual and biological responses,” </w:t>
      </w:r>
      <w:r w:rsidRPr="00B306FC">
        <w:rPr>
          <w:i/>
          <w:iCs/>
        </w:rPr>
        <w:t>International Journal of Industrial Ergonomics</w:t>
      </w:r>
      <w:r w:rsidRPr="00B306FC">
        <w:t>, vol. 20, no. 3, pp. 231–239, Sep. 1997, doi: 10.1016/S0169-8141(96)00053-4.</w:t>
      </w:r>
    </w:p>
    <w:p w14:paraId="3335BF5C" w14:textId="77777777" w:rsidR="00B306FC" w:rsidRPr="00B306FC" w:rsidRDefault="00B306FC" w:rsidP="00B306FC">
      <w:pPr>
        <w:pStyle w:val="Bibliography"/>
      </w:pPr>
      <w:r w:rsidRPr="00B306FC">
        <w:t>[23]</w:t>
      </w:r>
      <w:r w:rsidRPr="00B306FC">
        <w:tab/>
        <w:t xml:space="preserve">K. M. Kryszczuk and P. R. Boyce, “Detection of Slow Light Level Reduction,” </w:t>
      </w:r>
      <w:r w:rsidRPr="00B306FC">
        <w:rPr>
          <w:i/>
          <w:iCs/>
        </w:rPr>
        <w:t>Journal of the Illuminating Engineering Society</w:t>
      </w:r>
      <w:r w:rsidRPr="00B306FC">
        <w:t>, vol. 31, no. 2, pp. 3–10, Jul. 2002, doi: 10.1080/00994480.2002.10748387.</w:t>
      </w:r>
    </w:p>
    <w:p w14:paraId="2FFAEB23" w14:textId="77777777" w:rsidR="00B306FC" w:rsidRPr="00B306FC" w:rsidRDefault="00B306FC" w:rsidP="00B306FC">
      <w:pPr>
        <w:pStyle w:val="Bibliography"/>
      </w:pPr>
      <w:r w:rsidRPr="00B306FC">
        <w:t>[24]</w:t>
      </w:r>
      <w:r w:rsidRPr="00B306FC">
        <w:tab/>
        <w:t xml:space="preserve">Y. Akashi and J. Neches, “Detectability and Acceptability of Illuminance Reduction for Load Shedding,” </w:t>
      </w:r>
      <w:r w:rsidRPr="00B306FC">
        <w:rPr>
          <w:i/>
          <w:iCs/>
        </w:rPr>
        <w:t>Journal of the Illuminating Engineering Society</w:t>
      </w:r>
      <w:r w:rsidRPr="00B306FC">
        <w:t>, vol. 33, no. 1, pp. 3–13, Jan. 2004, doi: 10.1080/00994480.2004.10748422.</w:t>
      </w:r>
    </w:p>
    <w:p w14:paraId="481B78D4" w14:textId="77777777" w:rsidR="00B306FC" w:rsidRPr="00B306FC" w:rsidRDefault="00B306FC" w:rsidP="00B306FC">
      <w:pPr>
        <w:pStyle w:val="Bibliography"/>
      </w:pPr>
      <w:r w:rsidRPr="00B306FC">
        <w:t>[25]</w:t>
      </w:r>
      <w:r w:rsidRPr="00B306FC">
        <w:tab/>
        <w:t xml:space="preserve">R. Hu, K. M. Hegadoren, X. Wang, and X. Jiang, “An investigation of light and sound levels on intensive care units in China,” </w:t>
      </w:r>
      <w:r w:rsidRPr="00B306FC">
        <w:rPr>
          <w:i/>
          <w:iCs/>
        </w:rPr>
        <w:t>Australian Critical Care</w:t>
      </w:r>
      <w:r w:rsidRPr="00B306FC">
        <w:t>, vol. 29, no. 2, pp. 62–67, May 2016, doi: 10.1016/j.aucc.2015.08.001.</w:t>
      </w:r>
    </w:p>
    <w:p w14:paraId="60F7320F" w14:textId="77777777" w:rsidR="00B306FC" w:rsidRPr="00B306FC" w:rsidRDefault="00B306FC" w:rsidP="00B306FC">
      <w:pPr>
        <w:pStyle w:val="Bibliography"/>
      </w:pPr>
      <w:r w:rsidRPr="00B306FC">
        <w:t>[26]</w:t>
      </w:r>
      <w:r w:rsidRPr="00B306FC">
        <w:tab/>
        <w:t xml:space="preserve">S. A. Husen, A. Pandharipande, L. Tolhuizen, Ying Wang, and Meng Zhao, “Lighting systems control for demand response,” in </w:t>
      </w:r>
      <w:r w:rsidRPr="00B306FC">
        <w:rPr>
          <w:i/>
          <w:iCs/>
        </w:rPr>
        <w:t>2012 IEEE PES Innovative Smart Grid Technologies (ISGT)</w:t>
      </w:r>
      <w:r w:rsidRPr="00B306FC">
        <w:t>, Washington, DC, USA: IEEE, Jan. 2012, pp. 1–6. doi: 10.1109/ISGT.2012.6175703.</w:t>
      </w:r>
    </w:p>
    <w:p w14:paraId="06484983" w14:textId="77777777" w:rsidR="00B306FC" w:rsidRPr="00B306FC" w:rsidRDefault="00B306FC" w:rsidP="00B306FC">
      <w:pPr>
        <w:pStyle w:val="Bibliography"/>
      </w:pPr>
      <w:r w:rsidRPr="00B306FC">
        <w:t>[27]</w:t>
      </w:r>
      <w:r w:rsidRPr="00B306FC">
        <w:tab/>
        <w:t>F. Rubinstein and S. Kiliccote, “Demand Responsive Lighting: A Scoping Study,” LBNL--62226, 927027, Jan. 2007. doi: 10.2172/927027.</w:t>
      </w:r>
    </w:p>
    <w:p w14:paraId="1E38D4D3" w14:textId="77777777" w:rsidR="00B306FC" w:rsidRPr="00B306FC" w:rsidRDefault="00B306FC" w:rsidP="00B306FC">
      <w:pPr>
        <w:pStyle w:val="Bibliography"/>
      </w:pPr>
      <w:r w:rsidRPr="00B306FC">
        <w:t>[28]</w:t>
      </w:r>
      <w:r w:rsidRPr="00B306FC">
        <w:tab/>
        <w:t xml:space="preserve">C. DiLouie, “Lighting and Grid-Interactive Buildings,” </w:t>
      </w:r>
      <w:r w:rsidRPr="00B306FC">
        <w:rPr>
          <w:i/>
          <w:iCs/>
        </w:rPr>
        <w:t>Lighting Controls Association</w:t>
      </w:r>
      <w:r w:rsidRPr="00B306FC">
        <w:t>, Sep. 24, 2021. [Online]. Available: https://lightingcontrolsassociation.org/2021/09/24/grid-interactive-buildings/</w:t>
      </w:r>
    </w:p>
    <w:p w14:paraId="054958E8" w14:textId="77777777" w:rsidR="00B306FC" w:rsidRPr="00B306FC" w:rsidRDefault="00B306FC" w:rsidP="00B306FC">
      <w:pPr>
        <w:pStyle w:val="Bibliography"/>
      </w:pPr>
      <w:r w:rsidRPr="00B306FC">
        <w:t>[29]</w:t>
      </w:r>
      <w:r w:rsidRPr="00B306FC">
        <w:tab/>
        <w:t>A. Abate and P. Morante, “DEMONSTRATION OF A LOW COST AUTOMATION OF LIGHTING AS A DEMAND RESPONSE RESOURCE,” THE LIGHTING RESEARCH CENTER AT RENSSELAER POLYTECHNIC INSTITUTE, 2011.</w:t>
      </w:r>
    </w:p>
    <w:p w14:paraId="69E45CDF" w14:textId="77777777" w:rsidR="00B306FC" w:rsidRPr="00B306FC" w:rsidRDefault="00B306FC" w:rsidP="00B306FC">
      <w:pPr>
        <w:pStyle w:val="Bibliography"/>
      </w:pPr>
      <w:r w:rsidRPr="00B306FC">
        <w:t>[30]</w:t>
      </w:r>
      <w:r w:rsidRPr="00B306FC">
        <w:tab/>
        <w:t xml:space="preserve">A. Parker </w:t>
      </w:r>
      <w:r w:rsidRPr="00B306FC">
        <w:rPr>
          <w:i/>
          <w:iCs/>
        </w:rPr>
        <w:t>et al.</w:t>
      </w:r>
      <w:r w:rsidRPr="00B306FC">
        <w:t>, “ComStock Reference Documentation (V.1),” NREL/TP--5500-83819, 1967948, MainId:84592, Mar. 2023. doi: 10.2172/1967948.</w:t>
      </w:r>
    </w:p>
    <w:p w14:paraId="78CBD7BC" w14:textId="77777777" w:rsidR="00B306FC" w:rsidRPr="00B306FC" w:rsidRDefault="00B306FC" w:rsidP="00B306FC">
      <w:pPr>
        <w:pStyle w:val="Bibliography"/>
      </w:pPr>
      <w:r w:rsidRPr="00B306FC">
        <w:lastRenderedPageBreak/>
        <w:t>[31]</w:t>
      </w:r>
      <w:r w:rsidRPr="00B306FC">
        <w:tab/>
        <w:t xml:space="preserve">E. Wilson </w:t>
      </w:r>
      <w:r w:rsidRPr="00B306FC">
        <w:rPr>
          <w:i/>
          <w:iCs/>
        </w:rPr>
        <w:t>et al.</w:t>
      </w:r>
      <w:r w:rsidRPr="00B306FC">
        <w:t>, “End-Use Load Profiles for the U.S. Building Stock: Methodology and Results of Model Calibration, Validation, and Uncertainty Quantification,” NREL/TP-5500-80889, 1854582, MainId:78667, Mar. 2022. doi: 10.2172/1854582.</w:t>
      </w:r>
    </w:p>
    <w:p w14:paraId="3F2049BF" w14:textId="77777777" w:rsidR="00B306FC" w:rsidRPr="00B306FC" w:rsidRDefault="00B306FC" w:rsidP="00B306FC">
      <w:pPr>
        <w:pStyle w:val="Bibliography"/>
      </w:pPr>
      <w:r w:rsidRPr="00B306FC">
        <w:t>[32]</w:t>
      </w:r>
      <w:r w:rsidRPr="00B306FC">
        <w:tab/>
        <w:t xml:space="preserve">M. Deru </w:t>
      </w:r>
      <w:r w:rsidRPr="00B306FC">
        <w:rPr>
          <w:i/>
          <w:iCs/>
        </w:rPr>
        <w:t>et al.</w:t>
      </w:r>
      <w:r w:rsidRPr="00B306FC">
        <w:t>, “U.S. Department of Energy Commercial Reference Building Models of the National Building Stock,” NREL/TP-5500-46861, 1009264, Feb. 2011. doi: 10.2172/1009264.</w:t>
      </w:r>
    </w:p>
    <w:p w14:paraId="54BA075E" w14:textId="77777777" w:rsidR="00B306FC" w:rsidRPr="00B306FC" w:rsidRDefault="00B306FC" w:rsidP="00B306FC">
      <w:pPr>
        <w:pStyle w:val="Bibliography"/>
      </w:pPr>
      <w:r w:rsidRPr="00B306FC">
        <w:t>[33]</w:t>
      </w:r>
      <w:r w:rsidRPr="00B306FC">
        <w:tab/>
        <w:t xml:space="preserve">A. T. F. for B. Decarbonization and K. Carbonnier, </w:t>
      </w:r>
      <w:r w:rsidRPr="00B306FC">
        <w:rPr>
          <w:i/>
          <w:iCs/>
        </w:rPr>
        <w:t>Grid-interactive Buildings for Decarbonization: Design and Operation Resource Guide</w:t>
      </w:r>
      <w:r w:rsidRPr="00B306FC">
        <w:t>. ASHRAE, 2023. [Online]. Available: https://books.google.com/books?id=Je0m0AEACAAJ</w:t>
      </w:r>
    </w:p>
    <w:p w14:paraId="7FB978F6" w14:textId="77777777" w:rsidR="00B306FC" w:rsidRPr="00B306FC" w:rsidRDefault="00B306FC" w:rsidP="00B306FC">
      <w:pPr>
        <w:pStyle w:val="Bibliography"/>
      </w:pPr>
      <w:r w:rsidRPr="00B306FC">
        <w:t>[34]</w:t>
      </w:r>
      <w:r w:rsidRPr="00B306FC">
        <w:tab/>
        <w:t>NREL, “Cambium | Energy Analysis.” [Online]. Available: https://www.nrel.gov/analysis/cambium.html</w:t>
      </w:r>
    </w:p>
    <w:p w14:paraId="09627114" w14:textId="77777777" w:rsidR="00B306FC" w:rsidRPr="00B306FC" w:rsidRDefault="00B306FC" w:rsidP="00B306FC">
      <w:pPr>
        <w:pStyle w:val="Bibliography"/>
      </w:pPr>
      <w:r w:rsidRPr="00B306FC">
        <w:t>[35]</w:t>
      </w:r>
      <w:r w:rsidRPr="00B306FC">
        <w:tab/>
        <w:t>US EPA, “Emissions &amp; Generation Resource Integrated Database (eGRID).” [Online]. Available: https://www.epa.gov/egrid</w:t>
      </w:r>
    </w:p>
    <w:p w14:paraId="2098BB8C" w14:textId="77777777" w:rsidR="00B306FC" w:rsidRPr="00B306FC" w:rsidRDefault="00B306FC" w:rsidP="00B306FC">
      <w:pPr>
        <w:pStyle w:val="Bibliography"/>
      </w:pPr>
      <w:r w:rsidRPr="00B306FC">
        <w:t>[36]</w:t>
      </w:r>
      <w:r w:rsidRPr="00B306FC">
        <w:tab/>
        <w:t>E. Present, P. Gagnon, E. J. H. Wilson, N. Merket, P. R. White, and S. Horowitz, “Choosing the Best Carbon Factor for the Job: Exploring Available Carbon Emissions Factors and the Impact of Factor Selection,” Aug. 2022, [Online]. Available: https://www.osti.gov/biblio/1891472</w:t>
      </w:r>
    </w:p>
    <w:p w14:paraId="1E5FB4F1" w14:textId="77777777" w:rsidR="00B306FC" w:rsidRPr="00B306FC" w:rsidRDefault="00B306FC" w:rsidP="00B306FC">
      <w:pPr>
        <w:pStyle w:val="Bibliography"/>
      </w:pPr>
      <w:r w:rsidRPr="00B306FC">
        <w:t>[37]</w:t>
      </w:r>
      <w:r w:rsidRPr="00B306FC">
        <w:tab/>
        <w:t xml:space="preserve">G. Vijayakumar and others, “ANSI/RESNET/ICC 301-2022-Standard for the Calculation and Labeling of the Energy Performance of Dwelling and Sleeping Units using an Energy Rating Index,” </w:t>
      </w:r>
      <w:r w:rsidRPr="00B306FC">
        <w:rPr>
          <w:i/>
          <w:iCs/>
        </w:rPr>
        <w:t>Oceanside, CA</w:t>
      </w:r>
      <w:r w:rsidRPr="00B306FC">
        <w:t>, 2022.</w:t>
      </w:r>
    </w:p>
    <w:p w14:paraId="58AD352D" w14:textId="77777777" w:rsidR="00B306FC" w:rsidRPr="00B306FC" w:rsidRDefault="00B306FC" w:rsidP="00B306FC">
      <w:pPr>
        <w:pStyle w:val="Bibliography"/>
      </w:pPr>
      <w:r w:rsidRPr="00B306FC">
        <w:t>[38]</w:t>
      </w:r>
      <w:r w:rsidRPr="00B306FC">
        <w:tab/>
        <w:t>U.S. Energy Information Administration, “Use of natural gas - U.S. Energy Information Administration (EIA).” [Online]. Available: https://www.eia.gov/energyexplained/natural-gas/use-of-natural-gas.php</w:t>
      </w:r>
    </w:p>
    <w:p w14:paraId="07DDDEF6" w14:textId="77777777" w:rsidR="00B306FC" w:rsidRPr="00B306FC" w:rsidRDefault="00B306FC" w:rsidP="00B306FC">
      <w:pPr>
        <w:pStyle w:val="Bibliography"/>
      </w:pPr>
      <w:r w:rsidRPr="00B306FC">
        <w:t>[39]</w:t>
      </w:r>
      <w:r w:rsidRPr="00B306FC">
        <w:tab/>
        <w:t>U.S. Energy Information Administration, “No. 2 Distillate Prices - Residential.” [Online]. Available: https://www.eia.gov/dnav/pet/pet_pri_dist_a_epd2_prt_dpgal_a.htm</w:t>
      </w:r>
    </w:p>
    <w:p w14:paraId="65BF2E26" w14:textId="77777777" w:rsidR="00B306FC" w:rsidRPr="00B306FC" w:rsidRDefault="00B306FC" w:rsidP="00B306FC">
      <w:pPr>
        <w:pStyle w:val="Bibliography"/>
      </w:pPr>
      <w:r w:rsidRPr="00B306FC">
        <w:t>[40]</w:t>
      </w:r>
      <w:r w:rsidRPr="00B306FC">
        <w:tab/>
        <w:t>S. Ong and R. McKeel, “National Utility Rate Database: Preprint,” NREL/CP-6A20-54633, 1050105, Aug. 2012. doi: 10.2172/1050105.</w:t>
      </w:r>
    </w:p>
    <w:p w14:paraId="725A5D24" w14:textId="77777777" w:rsidR="00B306FC" w:rsidRPr="00B306FC" w:rsidRDefault="00B306FC" w:rsidP="00B306FC">
      <w:pPr>
        <w:pStyle w:val="Bibliography"/>
      </w:pPr>
      <w:r w:rsidRPr="00B306FC">
        <w:t>[41]</w:t>
      </w:r>
      <w:r w:rsidRPr="00B306FC">
        <w:tab/>
        <w:t>U.S. Energy Information Administration, “EIA - Independent Statistics and Analysis.” [Online]. Available: https://www.eia.gov/totalenergy/data/browser/index.php?tbl=T07.06#/?f=A</w:t>
      </w:r>
    </w:p>
    <w:p w14:paraId="376EB4AF" w14:textId="0B35B660" w:rsidR="00B07A10" w:rsidRPr="000978B5" w:rsidRDefault="00216BD6">
      <w:pPr>
        <w:rPr>
          <w:color w:val="000000" w:themeColor="text1"/>
          <w:kern w:val="28"/>
        </w:rPr>
      </w:pPr>
      <w:r w:rsidRPr="000978B5">
        <w:fldChar w:fldCharType="end"/>
      </w:r>
      <w:r w:rsidR="00B07A10" w:rsidRPr="000978B5">
        <w:br w:type="page"/>
      </w:r>
    </w:p>
    <w:p w14:paraId="2D167864" w14:textId="1CAD85E7" w:rsidR="00B07A10" w:rsidRPr="000978B5" w:rsidRDefault="00B07A10" w:rsidP="00E318A8">
      <w:pPr>
        <w:pStyle w:val="NRELHead01"/>
      </w:pPr>
      <w:bookmarkStart w:id="305" w:name="_Toc185837492"/>
      <w:bookmarkStart w:id="306" w:name="_Toc187938253"/>
      <w:commentRangeStart w:id="307"/>
      <w:commentRangeEnd w:id="307"/>
      <w:r>
        <w:rPr>
          <w:rStyle w:val="CommentReference"/>
          <w:sz w:val="36"/>
          <w:szCs w:val="28"/>
        </w:rPr>
        <w:lastRenderedPageBreak/>
        <w:commentReference w:id="307"/>
      </w:r>
      <w:r w:rsidR="005A0F34">
        <w:t>Appendix</w:t>
      </w:r>
      <w:bookmarkEnd w:id="305"/>
      <w:bookmarkEnd w:id="306"/>
    </w:p>
    <w:p w14:paraId="164AF1AF" w14:textId="083CC80C" w:rsidR="00B07A10" w:rsidRPr="000978B5" w:rsidRDefault="001C386A" w:rsidP="00E318A8">
      <w:pPr>
        <w:pStyle w:val="NRELFigureImageCentered"/>
      </w:pPr>
      <w:r>
        <w:rPr>
          <w:noProof/>
        </w:rPr>
        <w:drawing>
          <wp:inline distT="0" distB="0" distL="0" distR="0" wp14:anchorId="0E68F148" wp14:editId="113DBB07">
            <wp:extent cx="5943600" cy="3009900"/>
            <wp:effectExtent l="0" t="0" r="0" b="0"/>
            <wp:docPr id="14762765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inline>
        </w:drawing>
      </w:r>
    </w:p>
    <w:p w14:paraId="5426734E" w14:textId="77777777" w:rsidR="00B07A10" w:rsidRPr="000978B5" w:rsidRDefault="00B07A10" w:rsidP="00006E70">
      <w:pPr>
        <w:pStyle w:val="NRELFigureCaption"/>
        <w:rPr>
          <w:rFonts w:eastAsia="Times"/>
          <w:i/>
        </w:rPr>
      </w:pPr>
      <w:bookmarkStart w:id="308" w:name="_Toc187939849"/>
      <w:r w:rsidRPr="000978B5">
        <w:rPr>
          <w:rFonts w:eastAsia="Times"/>
        </w:rPr>
        <w:t>Figure A-</w:t>
      </w:r>
      <w:r w:rsidRPr="000978B5">
        <w:rPr>
          <w:rFonts w:eastAsia="Times"/>
        </w:rPr>
        <w:fldChar w:fldCharType="begin"/>
      </w:r>
      <w:r w:rsidRPr="000978B5">
        <w:rPr>
          <w:rFonts w:eastAsia="Times"/>
        </w:rPr>
        <w:instrText xml:space="preserve"> SEQ Figure_A- \* ARABIC </w:instrText>
      </w:r>
      <w:r w:rsidRPr="000978B5">
        <w:rPr>
          <w:rFonts w:eastAsia="Times"/>
        </w:rPr>
        <w:fldChar w:fldCharType="separate"/>
      </w:r>
      <w:r w:rsidRPr="000978B5">
        <w:rPr>
          <w:rFonts w:eastAsia="Times"/>
        </w:rPr>
        <w:t>1</w:t>
      </w:r>
      <w:r w:rsidRPr="000978B5">
        <w:rPr>
          <w:rFonts w:eastAsia="Times"/>
        </w:rPr>
        <w:fldChar w:fldCharType="end"/>
      </w:r>
      <w:r w:rsidRPr="000978B5">
        <w:t>.</w:t>
      </w:r>
      <w:r w:rsidRPr="000978B5">
        <w:rPr>
          <w:rFonts w:eastAsia="Times"/>
        </w:rPr>
        <w:t xml:space="preserve"> Site annual natural gas consumption of the ComStock baseline and the measure scenario by census division</w:t>
      </w:r>
      <w:bookmarkEnd w:id="308"/>
    </w:p>
    <w:p w14:paraId="62226208" w14:textId="1C9FDF41" w:rsidR="00B07A10" w:rsidRPr="000978B5" w:rsidRDefault="001C386A" w:rsidP="00E318A8">
      <w:pPr>
        <w:pStyle w:val="NRELFigureImageCentered"/>
      </w:pPr>
      <w:r>
        <w:rPr>
          <w:noProof/>
        </w:rPr>
        <w:drawing>
          <wp:inline distT="0" distB="0" distL="0" distR="0" wp14:anchorId="52BE03E3" wp14:editId="1497BFA5">
            <wp:extent cx="5943600" cy="3171825"/>
            <wp:effectExtent l="0" t="0" r="0" b="9525"/>
            <wp:docPr id="606149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14:paraId="5C17BFEB" w14:textId="77777777" w:rsidR="00B07A10" w:rsidRPr="000978B5" w:rsidRDefault="00B07A10" w:rsidP="00006E70">
      <w:pPr>
        <w:pStyle w:val="NRELFigureCaption"/>
      </w:pPr>
      <w:bookmarkStart w:id="309" w:name="_Toc187939850"/>
      <w:r w:rsidRPr="000978B5">
        <w:rPr>
          <w:rFonts w:eastAsia="Times"/>
        </w:rPr>
        <w:t>Figure A-</w:t>
      </w:r>
      <w:r w:rsidRPr="000978B5">
        <w:rPr>
          <w:rFonts w:eastAsia="Times"/>
        </w:rPr>
        <w:fldChar w:fldCharType="begin"/>
      </w:r>
      <w:r w:rsidRPr="000978B5">
        <w:rPr>
          <w:rFonts w:eastAsia="Times"/>
        </w:rPr>
        <w:instrText xml:space="preserve"> SEQ Figure_A- \* ARABIC </w:instrText>
      </w:r>
      <w:r w:rsidRPr="000978B5">
        <w:rPr>
          <w:rFonts w:eastAsia="Times"/>
        </w:rPr>
        <w:fldChar w:fldCharType="separate"/>
      </w:r>
      <w:r w:rsidRPr="000978B5">
        <w:rPr>
          <w:rFonts w:eastAsia="Times"/>
        </w:rPr>
        <w:t>2</w:t>
      </w:r>
      <w:r w:rsidRPr="000978B5">
        <w:rPr>
          <w:rFonts w:eastAsia="Times"/>
        </w:rPr>
        <w:fldChar w:fldCharType="end"/>
      </w:r>
      <w:r w:rsidRPr="000978B5">
        <w:t>.</w:t>
      </w:r>
      <w:r w:rsidRPr="000978B5">
        <w:rPr>
          <w:rFonts w:eastAsia="Times"/>
        </w:rPr>
        <w:t xml:space="preserve"> Site annual natural gas consumption of the ComStock baseline and the measure scenario by building type</w:t>
      </w:r>
      <w:bookmarkEnd w:id="309"/>
    </w:p>
    <w:p w14:paraId="162A939C" w14:textId="31F1158A" w:rsidR="00B07A10" w:rsidRPr="000978B5" w:rsidRDefault="001C386A" w:rsidP="00E318A8">
      <w:pPr>
        <w:pStyle w:val="NRELFigureImageCentered"/>
      </w:pPr>
      <w:r>
        <w:rPr>
          <w:noProof/>
        </w:rPr>
        <w:lastRenderedPageBreak/>
        <w:drawing>
          <wp:inline distT="0" distB="0" distL="0" distR="0" wp14:anchorId="469FE353" wp14:editId="6D38AA7B">
            <wp:extent cx="5943600" cy="3171825"/>
            <wp:effectExtent l="0" t="0" r="0" b="9525"/>
            <wp:docPr id="1009771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14:paraId="7A6D7719" w14:textId="77777777" w:rsidR="00B07A10" w:rsidRPr="000978B5" w:rsidRDefault="00B07A10" w:rsidP="00BA57F5">
      <w:pPr>
        <w:pStyle w:val="NRELFigureCaption"/>
        <w:rPr>
          <w:rFonts w:eastAsia="Times"/>
          <w:i/>
        </w:rPr>
      </w:pPr>
      <w:bookmarkStart w:id="310" w:name="_Toc187939851"/>
      <w:r w:rsidRPr="000978B5">
        <w:rPr>
          <w:rFonts w:eastAsia="Times"/>
        </w:rPr>
        <w:t>Figure A-</w:t>
      </w:r>
      <w:r w:rsidRPr="000978B5">
        <w:rPr>
          <w:rFonts w:eastAsia="Times"/>
        </w:rPr>
        <w:fldChar w:fldCharType="begin"/>
      </w:r>
      <w:r w:rsidRPr="000978B5">
        <w:rPr>
          <w:rFonts w:eastAsia="Times"/>
        </w:rPr>
        <w:instrText xml:space="preserve"> SEQ Figure_A- \* ARABIC </w:instrText>
      </w:r>
      <w:r w:rsidRPr="000978B5">
        <w:rPr>
          <w:rFonts w:eastAsia="Times"/>
        </w:rPr>
        <w:fldChar w:fldCharType="separate"/>
      </w:r>
      <w:r w:rsidRPr="000978B5">
        <w:rPr>
          <w:rFonts w:eastAsia="Times"/>
        </w:rPr>
        <w:t>3</w:t>
      </w:r>
      <w:r w:rsidRPr="000978B5">
        <w:rPr>
          <w:rFonts w:eastAsia="Times"/>
        </w:rPr>
        <w:fldChar w:fldCharType="end"/>
      </w:r>
      <w:r w:rsidRPr="000978B5">
        <w:t>.</w:t>
      </w:r>
      <w:r w:rsidRPr="000978B5">
        <w:rPr>
          <w:rFonts w:eastAsia="Times"/>
        </w:rPr>
        <w:t xml:space="preserve"> Site annual electricity consumption of the ComStock baseline and the measure scenario by building type</w:t>
      </w:r>
      <w:bookmarkEnd w:id="310"/>
    </w:p>
    <w:p w14:paraId="547EF976" w14:textId="119B3488" w:rsidR="00B07A10" w:rsidRPr="000978B5" w:rsidRDefault="001C386A" w:rsidP="00E318A8">
      <w:pPr>
        <w:pStyle w:val="NRELFigureImageCentered"/>
      </w:pPr>
      <w:r>
        <w:rPr>
          <w:noProof/>
        </w:rPr>
        <w:drawing>
          <wp:inline distT="0" distB="0" distL="0" distR="0" wp14:anchorId="623ECBD9" wp14:editId="24BA13ED">
            <wp:extent cx="5943600" cy="3000375"/>
            <wp:effectExtent l="0" t="0" r="0" b="9525"/>
            <wp:docPr id="3657057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2634F59E" w14:textId="77777777" w:rsidR="00B07A10" w:rsidRPr="000978B5" w:rsidRDefault="00B07A10" w:rsidP="00BA57F5">
      <w:pPr>
        <w:pStyle w:val="NRELFigureCaption"/>
        <w:rPr>
          <w:rFonts w:eastAsia="Times"/>
          <w:i/>
        </w:rPr>
      </w:pPr>
      <w:bookmarkStart w:id="311" w:name="_Toc187939852"/>
      <w:r w:rsidRPr="000978B5">
        <w:rPr>
          <w:rFonts w:eastAsia="Times"/>
        </w:rPr>
        <w:t>Figure A-</w:t>
      </w:r>
      <w:r w:rsidRPr="000978B5">
        <w:rPr>
          <w:rFonts w:eastAsia="Times"/>
        </w:rPr>
        <w:fldChar w:fldCharType="begin"/>
      </w:r>
      <w:r w:rsidRPr="000978B5">
        <w:rPr>
          <w:rFonts w:eastAsia="Times"/>
        </w:rPr>
        <w:instrText xml:space="preserve"> SEQ Figure_A- \* ARABIC </w:instrText>
      </w:r>
      <w:r w:rsidRPr="000978B5">
        <w:rPr>
          <w:rFonts w:eastAsia="Times"/>
        </w:rPr>
        <w:fldChar w:fldCharType="separate"/>
      </w:r>
      <w:r w:rsidRPr="000978B5">
        <w:rPr>
          <w:rFonts w:eastAsia="Times"/>
        </w:rPr>
        <w:t>4</w:t>
      </w:r>
      <w:r w:rsidRPr="000978B5">
        <w:rPr>
          <w:rFonts w:eastAsia="Times"/>
        </w:rPr>
        <w:fldChar w:fldCharType="end"/>
      </w:r>
      <w:r w:rsidRPr="000978B5">
        <w:t>.</w:t>
      </w:r>
      <w:r w:rsidRPr="000978B5">
        <w:rPr>
          <w:rFonts w:eastAsia="Times"/>
        </w:rPr>
        <w:t xml:space="preserve"> Site annual electricity consumption of the ComStock baseline and the measure scenario by census division</w:t>
      </w:r>
      <w:bookmarkEnd w:id="0"/>
      <w:bookmarkEnd w:id="1"/>
      <w:bookmarkEnd w:id="2"/>
      <w:bookmarkEnd w:id="3"/>
      <w:bookmarkEnd w:id="4"/>
      <w:bookmarkEnd w:id="5"/>
      <w:bookmarkEnd w:id="6"/>
      <w:bookmarkEnd w:id="7"/>
      <w:bookmarkEnd w:id="8"/>
      <w:bookmarkEnd w:id="9"/>
      <w:bookmarkEnd w:id="311"/>
    </w:p>
    <w:sectPr w:rsidR="00B07A10" w:rsidRPr="000978B5" w:rsidSect="00E15EFA">
      <w:headerReference w:type="even" r:id="rId48"/>
      <w:headerReference w:type="default" r:id="rId49"/>
      <w:footerReference w:type="default" r:id="rId50"/>
      <w:headerReference w:type="first" r:id="rId51"/>
      <w:type w:val="continuous"/>
      <w:pgSz w:w="12240" w:h="15840" w:code="181"/>
      <w:pgMar w:top="1440" w:right="1440" w:bottom="1440" w:left="1440" w:header="720" w:footer="432"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Deneen, Michael" w:date="2024-12-23T09:07:00Z" w:initials="MD">
    <w:p w14:paraId="33E183EA" w14:textId="77777777" w:rsidR="00066B74" w:rsidRDefault="00066B74" w:rsidP="00066B74">
      <w:pPr>
        <w:pStyle w:val="CommentText"/>
      </w:pPr>
      <w:r>
        <w:rPr>
          <w:rStyle w:val="CommentReference"/>
        </w:rPr>
        <w:annotationRef/>
      </w:r>
      <w:r>
        <w:t>Add table headings</w:t>
      </w:r>
    </w:p>
  </w:comment>
  <w:comment w:id="24" w:author="Harris, Chioke" w:date="2024-08-01T11:13:00Z" w:initials="HC">
    <w:p w14:paraId="6CAC87D0" w14:textId="08A1FE0D" w:rsidR="001E2483" w:rsidRDefault="001E2483" w:rsidP="001E2483">
      <w:r>
        <w:rPr>
          <w:rStyle w:val="CommentReference"/>
        </w:rPr>
        <w:annotationRef/>
      </w:r>
      <w:r>
        <w:rPr>
          <w:color w:val="000000"/>
          <w:sz w:val="20"/>
          <w:szCs w:val="20"/>
        </w:rPr>
        <w:t>Every day or every weekday?</w:t>
      </w:r>
    </w:p>
  </w:comment>
  <w:comment w:id="25" w:author="CaraDonna, Christopher" w:date="2024-07-15T08:44:00Z" w:initials="CC">
    <w:p w14:paraId="716684D5" w14:textId="2C62AFA5" w:rsidR="00CE75EB" w:rsidRDefault="00CE75EB" w:rsidP="00CE75EB">
      <w:pPr>
        <w:pStyle w:val="CommentText"/>
      </w:pPr>
      <w:r>
        <w:rPr>
          <w:rStyle w:val="CommentReference"/>
        </w:rPr>
        <w:annotationRef/>
      </w:r>
      <w:r>
        <w:t>Link to this document.</w:t>
      </w:r>
    </w:p>
  </w:comment>
  <w:comment w:id="26" w:author="CaraDonna, Christopher" w:date="2024-07-15T08:42:00Z" w:initials="CC">
    <w:p w14:paraId="5873C55A" w14:textId="13F6E704" w:rsidR="0026076D" w:rsidRDefault="0026076D" w:rsidP="0026076D">
      <w:pPr>
        <w:pStyle w:val="CommentText"/>
      </w:pPr>
      <w:r>
        <w:rPr>
          <w:rStyle w:val="CommentReference"/>
        </w:rPr>
        <w:annotationRef/>
      </w:r>
      <w:r>
        <w:t>What is the peak window? 4 Hours?</w:t>
      </w:r>
    </w:p>
  </w:comment>
  <w:comment w:id="27" w:author="Leach, Matt" w:date="2024-08-19T10:00:00Z" w:initials="ML">
    <w:p w14:paraId="26EB6A49" w14:textId="77777777" w:rsidR="00513F6D" w:rsidRDefault="00513F6D" w:rsidP="00513F6D">
      <w:pPr>
        <w:pStyle w:val="CommentText"/>
      </w:pPr>
      <w:r>
        <w:rPr>
          <w:rStyle w:val="CommentReference"/>
        </w:rPr>
        <w:annotationRef/>
      </w:r>
      <w:r>
        <w:t>I had this same question</w:t>
      </w:r>
    </w:p>
  </w:comment>
  <w:comment w:id="28" w:author="Leach, Matt" w:date="2024-08-19T10:01:00Z" w:initials="ML">
    <w:p w14:paraId="61A7279B" w14:textId="77777777" w:rsidR="005D0A51" w:rsidRDefault="005D0A51" w:rsidP="005D0A51">
      <w:pPr>
        <w:pStyle w:val="CommentText"/>
      </w:pPr>
      <w:r>
        <w:rPr>
          <w:rStyle w:val="CommentReference"/>
        </w:rPr>
        <w:annotationRef/>
      </w:r>
      <w:r>
        <w:t>I would make sure the sign of the value is consistent with the descriptive text. If the text says something like ‘reduce’ I would use a positive number because you would reduce by 30% not reduce by -30%</w:t>
      </w:r>
    </w:p>
  </w:comment>
  <w:comment w:id="29" w:author="Xiong, Jie" w:date="2024-10-20T01:10:00Z" w:initials="JX">
    <w:p w14:paraId="6E09B17A" w14:textId="77777777" w:rsidR="00534A6D" w:rsidRDefault="00534A6D" w:rsidP="00534A6D">
      <w:pPr>
        <w:pStyle w:val="CommentText"/>
      </w:pPr>
      <w:r>
        <w:rPr>
          <w:rStyle w:val="CommentReference"/>
        </w:rPr>
        <w:annotationRef/>
      </w:r>
      <w:r>
        <w:t>I think the “adjustment” is -30% when reduction is 30%. Is that right?</w:t>
      </w:r>
    </w:p>
  </w:comment>
  <w:comment w:id="53" w:author="Harris, Chioke" w:date="2024-08-01T11:19:00Z" w:initials="HC">
    <w:p w14:paraId="179C09F0" w14:textId="77A46E5A" w:rsidR="000B0485" w:rsidRDefault="000B0485" w:rsidP="000B0485">
      <w:r>
        <w:rPr>
          <w:rStyle w:val="CommentReference"/>
        </w:rPr>
        <w:annotationRef/>
      </w:r>
      <w:r>
        <w:rPr>
          <w:color w:val="000000"/>
          <w:sz w:val="20"/>
          <w:szCs w:val="20"/>
        </w:rPr>
        <w:t>(Also commented earlier) Every day or every weekday?</w:t>
      </w:r>
    </w:p>
  </w:comment>
  <w:comment w:id="54" w:author="Deneen, Michael" w:date="2024-12-23T11:51:00Z" w:initials="MD">
    <w:p w14:paraId="567ADE2F" w14:textId="77777777" w:rsidR="00FD0CB5" w:rsidRDefault="00FD0CB5" w:rsidP="00FD0CB5">
      <w:pPr>
        <w:pStyle w:val="CommentText"/>
      </w:pPr>
      <w:r>
        <w:rPr>
          <w:rStyle w:val="CommentReference"/>
        </w:rPr>
        <w:annotationRef/>
      </w:r>
      <w:r>
        <w:t>Recommend converting to numbered citation, rather than linked text</w:t>
      </w:r>
    </w:p>
  </w:comment>
  <w:comment w:id="55" w:author="Harris, Chioke" w:date="2024-08-01T11:19:00Z" w:initials="HC">
    <w:p w14:paraId="7F653A8A" w14:textId="7E75A0E1" w:rsidR="000B0485" w:rsidRDefault="000B0485" w:rsidP="000B0485">
      <w:r>
        <w:rPr>
          <w:rStyle w:val="CommentReference"/>
        </w:rPr>
        <w:annotationRef/>
      </w:r>
      <w:r>
        <w:rPr>
          <w:color w:val="000000"/>
          <w:sz w:val="20"/>
          <w:szCs w:val="20"/>
        </w:rPr>
        <w:t>Add link before publication.</w:t>
      </w:r>
    </w:p>
  </w:comment>
  <w:comment w:id="56" w:author="Leach, Matt" w:date="2024-08-19T10:04:00Z" w:initials="ML">
    <w:p w14:paraId="21B1ACB5" w14:textId="77777777" w:rsidR="00A25FA6" w:rsidRDefault="00A25FA6" w:rsidP="00A25FA6">
      <w:pPr>
        <w:pStyle w:val="CommentText"/>
      </w:pPr>
      <w:r>
        <w:rPr>
          <w:rStyle w:val="CommentReference"/>
        </w:rPr>
        <w:annotationRef/>
      </w:r>
      <w:r>
        <w:t>This may be described later but it is too vague as written here.</w:t>
      </w:r>
    </w:p>
  </w:comment>
  <w:comment w:id="57" w:author="Leach, Matt" w:date="2024-08-19T10:04:00Z" w:initials="ML">
    <w:p w14:paraId="55068530" w14:textId="77777777" w:rsidR="004D0663" w:rsidRDefault="004D0663" w:rsidP="004D0663">
      <w:pPr>
        <w:pStyle w:val="CommentText"/>
      </w:pPr>
      <w:r>
        <w:rPr>
          <w:rStyle w:val="CommentReference"/>
        </w:rPr>
        <w:annotationRef/>
      </w:r>
      <w:r>
        <w:t>I think it is confusing to talk about the ‘lighting dimming level’. I think its fine to say that dimming reduces the lighting level.</w:t>
      </w:r>
    </w:p>
  </w:comment>
  <w:comment w:id="61" w:author="Deneen, Michael" w:date="2024-12-23T09:16:00Z" w:initials="MD">
    <w:p w14:paraId="386BB815" w14:textId="77777777" w:rsidR="00A95817" w:rsidRDefault="00A95817" w:rsidP="00A95817">
      <w:pPr>
        <w:pStyle w:val="CommentText"/>
      </w:pPr>
      <w:r>
        <w:rPr>
          <w:rStyle w:val="CommentReference"/>
        </w:rPr>
        <w:annotationRef/>
      </w:r>
      <w:r>
        <w:t>Update citation style in Zotero so reference numbers show ranges (e.g., [1–10])</w:t>
      </w:r>
    </w:p>
  </w:comment>
  <w:comment w:id="65" w:author="CaraDonna, Christopher" w:date="2024-07-15T09:46:00Z" w:initials="CC">
    <w:p w14:paraId="152AC85A" w14:textId="4B3C4277" w:rsidR="00190797" w:rsidRDefault="00190797" w:rsidP="00190797">
      <w:pPr>
        <w:pStyle w:val="CommentText"/>
      </w:pPr>
      <w:r>
        <w:rPr>
          <w:rStyle w:val="CommentReference"/>
        </w:rPr>
        <w:annotationRef/>
      </w:r>
      <w:r>
        <w:t>Are there any DF studies we can reference that modeled or field tested lighting DF specifically? If not, we can state that none were found.</w:t>
      </w:r>
    </w:p>
  </w:comment>
  <w:comment w:id="66" w:author="Xiong, Jie" w:date="2024-07-17T14:59:00Z" w:initials="JX">
    <w:p w14:paraId="1F3AA0A2" w14:textId="77777777" w:rsidR="005539DD" w:rsidRDefault="005539DD" w:rsidP="005539DD">
      <w:pPr>
        <w:pStyle w:val="CommentText"/>
      </w:pPr>
      <w:r>
        <w:rPr>
          <w:rStyle w:val="CommentReference"/>
        </w:rPr>
        <w:annotationRef/>
      </w:r>
      <w:r>
        <w:t>The last paragraph covers some of the DF studies, but are very old as you pointed out.</w:t>
      </w:r>
    </w:p>
  </w:comment>
  <w:comment w:id="67" w:author="Deneen, Michael" w:date="2024-12-23T09:02:00Z" w:initials="MD">
    <w:p w14:paraId="1F65602F" w14:textId="77777777" w:rsidR="00DE3832" w:rsidRDefault="00DE3832" w:rsidP="00DE3832">
      <w:pPr>
        <w:pStyle w:val="CommentText"/>
      </w:pPr>
      <w:r>
        <w:rPr>
          <w:rStyle w:val="CommentReference"/>
        </w:rPr>
        <w:annotationRef/>
      </w:r>
      <w:r>
        <w:t>I removed the author/date citation, as this report is using numbered citations</w:t>
      </w:r>
    </w:p>
  </w:comment>
  <w:comment w:id="68" w:author="CaraDonna, Christopher" w:date="2024-07-15T08:48:00Z" w:initials="CC">
    <w:p w14:paraId="1CA72F9F" w14:textId="0D9CF62E" w:rsidR="00E474DD" w:rsidRDefault="00E474DD" w:rsidP="00E474DD">
      <w:pPr>
        <w:pStyle w:val="CommentText"/>
      </w:pPr>
      <w:r>
        <w:rPr>
          <w:rStyle w:val="CommentReference"/>
        </w:rPr>
        <w:annotationRef/>
      </w:r>
      <w:r>
        <w:t>Should cite EIA website for CEBCS.</w:t>
      </w:r>
    </w:p>
  </w:comment>
  <w:comment w:id="69" w:author="Harris, Chioke" w:date="2024-08-01T11:22:00Z" w:initials="HC">
    <w:p w14:paraId="694C93D3" w14:textId="77777777" w:rsidR="00CE6BF5" w:rsidRDefault="00CE6BF5" w:rsidP="00CE6BF5">
      <w:r>
        <w:rPr>
          <w:rStyle w:val="CommentReference"/>
        </w:rPr>
        <w:annotationRef/>
      </w:r>
      <w:r>
        <w:rPr>
          <w:sz w:val="20"/>
          <w:szCs w:val="20"/>
        </w:rPr>
        <w:t>Should this word be “but”?</w:t>
      </w:r>
    </w:p>
  </w:comment>
  <w:comment w:id="70" w:author="Harris, Chioke" w:date="2024-08-01T11:22:00Z" w:initials="HC">
    <w:p w14:paraId="4B2F1335" w14:textId="0FEC701D" w:rsidR="00DD5B8F" w:rsidRDefault="00DD5B8F" w:rsidP="00DD5B8F">
      <w:r>
        <w:rPr>
          <w:rStyle w:val="CommentReference"/>
        </w:rPr>
        <w:annotationRef/>
      </w:r>
      <w:r>
        <w:rPr>
          <w:color w:val="000000"/>
          <w:sz w:val="20"/>
          <w:szCs w:val="20"/>
        </w:rPr>
        <w:t>The lighting load profiles are similar or consistent with what? In different buildings? Among zones in a building? Across all commercial buildings?</w:t>
      </w:r>
    </w:p>
  </w:comment>
  <w:comment w:id="71" w:author="CaraDonna, Christopher" w:date="2024-07-15T08:49:00Z" w:initials="CC">
    <w:p w14:paraId="329A9C72" w14:textId="043B5D39" w:rsidR="00215B43" w:rsidRDefault="00215B43" w:rsidP="00215B43">
      <w:pPr>
        <w:pStyle w:val="CommentText"/>
      </w:pPr>
      <w:r>
        <w:rPr>
          <w:rStyle w:val="CommentReference"/>
        </w:rPr>
        <w:annotationRef/>
      </w:r>
      <w:r>
        <w:t>Same comment on CBECS citation</w:t>
      </w:r>
    </w:p>
  </w:comment>
  <w:comment w:id="72" w:author="Leach, Matt" w:date="2024-08-19T10:08:00Z" w:initials="ML">
    <w:p w14:paraId="2E6C40EE" w14:textId="77777777" w:rsidR="008E3050" w:rsidRDefault="008E3050" w:rsidP="008E3050">
      <w:pPr>
        <w:pStyle w:val="CommentText"/>
      </w:pPr>
      <w:r>
        <w:rPr>
          <w:rStyle w:val="CommentReference"/>
        </w:rPr>
        <w:annotationRef/>
      </w:r>
      <w:r>
        <w:t>To what?</w:t>
      </w:r>
    </w:p>
  </w:comment>
  <w:comment w:id="73" w:author="Leach, Matt" w:date="2024-08-19T10:09:00Z" w:initials="ML">
    <w:p w14:paraId="21B07C8B" w14:textId="77777777" w:rsidR="0044172C" w:rsidRDefault="0044172C" w:rsidP="0044172C">
      <w:pPr>
        <w:pStyle w:val="CommentText"/>
      </w:pPr>
      <w:r>
        <w:rPr>
          <w:rStyle w:val="CommentReference"/>
        </w:rPr>
        <w:annotationRef/>
      </w:r>
      <w:r>
        <w:t>Is this language necessary? Can you just day it makes lighting systems reliable, elastic…?</w:t>
      </w:r>
    </w:p>
  </w:comment>
  <w:comment w:id="74" w:author="CaraDonna, Christopher" w:date="2024-07-15T08:52:00Z" w:initials="CC">
    <w:p w14:paraId="0D2CD8CC" w14:textId="1C426453" w:rsidR="0015024A" w:rsidRDefault="0015024A" w:rsidP="0015024A">
      <w:pPr>
        <w:pStyle w:val="CommentText"/>
      </w:pPr>
      <w:r>
        <w:rPr>
          <w:rStyle w:val="CommentReference"/>
        </w:rPr>
        <w:annotationRef/>
      </w:r>
      <w:r>
        <w:t>I tried to make this sentence read simpler.</w:t>
      </w:r>
    </w:p>
  </w:comment>
  <w:comment w:id="76" w:author="CaraDonna, Christopher" w:date="2024-07-15T08:55:00Z" w:initials="CC">
    <w:p w14:paraId="7C06ACEE" w14:textId="77777777" w:rsidR="00D76152" w:rsidRDefault="00D76152" w:rsidP="00D76152">
      <w:pPr>
        <w:pStyle w:val="CommentText"/>
      </w:pPr>
      <w:r>
        <w:rPr>
          <w:rStyle w:val="CommentReference"/>
        </w:rPr>
        <w:annotationRef/>
      </w:r>
      <w:r>
        <w:t>Some might argue that the lighting level should always be at the reduced level if it doesn’t compromise comfort. This is not the point if your study, but I would consider stating this as a consideration that exists, but is not addressed in this work.</w:t>
      </w:r>
    </w:p>
  </w:comment>
  <w:comment w:id="77" w:author="Harris, Chioke" w:date="2024-08-01T11:37:00Z" w:initials="HC">
    <w:p w14:paraId="27252072" w14:textId="77777777" w:rsidR="00D76152" w:rsidRDefault="00D76152" w:rsidP="00D76152">
      <w:r>
        <w:rPr>
          <w:rStyle w:val="CommentReference"/>
        </w:rPr>
        <w:annotationRef/>
      </w:r>
      <w:r>
        <w:rPr>
          <w:color w:val="000000"/>
          <w:sz w:val="20"/>
          <w:szCs w:val="20"/>
        </w:rPr>
        <w:t>Does ComStock include an overall lighting efficiency measure that minimizes lighting energy use? If so, maybe also discuss why users should consider this measure and not an across the board EE measure.</w:t>
      </w:r>
    </w:p>
  </w:comment>
  <w:comment w:id="78" w:author="Leach, Matt" w:date="2024-08-19T10:11:00Z" w:initials="ML">
    <w:p w14:paraId="565A842A" w14:textId="77777777" w:rsidR="00D76152" w:rsidRDefault="00D76152" w:rsidP="00D76152">
      <w:pPr>
        <w:pStyle w:val="CommentText"/>
      </w:pPr>
      <w:r>
        <w:rPr>
          <w:rStyle w:val="CommentReference"/>
        </w:rPr>
        <w:annotationRef/>
      </w:r>
      <w:r>
        <w:t>Haha I had the same comment before I saw this...</w:t>
      </w:r>
    </w:p>
  </w:comment>
  <w:comment w:id="75" w:author="Harris, Chioke" w:date="2024-08-01T11:30:00Z" w:initials="HC">
    <w:p w14:paraId="698D156C" w14:textId="77777777" w:rsidR="00D76152" w:rsidRDefault="00D76152" w:rsidP="00D76152">
      <w:r>
        <w:rPr>
          <w:rStyle w:val="CommentReference"/>
        </w:rPr>
        <w:annotationRef/>
      </w:r>
      <w:r>
        <w:rPr>
          <w:color w:val="000000"/>
          <w:sz w:val="20"/>
          <w:szCs w:val="20"/>
        </w:rPr>
        <w:t>Should this documentation discuss how window attachments affect the feasibility and amount of dimming that is possible and what assumptions ComStock makes about window attachment existence and setting/position/use patterns?</w:t>
      </w:r>
    </w:p>
  </w:comment>
  <w:comment w:id="79" w:author="Harris, Chioke" w:date="2024-08-01T11:32:00Z" w:initials="HC">
    <w:p w14:paraId="787E76C1" w14:textId="5AD1B116" w:rsidR="00222BBE" w:rsidRDefault="00222BBE" w:rsidP="00222BBE">
      <w:r>
        <w:rPr>
          <w:rStyle w:val="CommentReference"/>
        </w:rPr>
        <w:annotationRef/>
      </w:r>
      <w:r>
        <w:rPr>
          <w:color w:val="000000"/>
          <w:sz w:val="20"/>
          <w:szCs w:val="20"/>
        </w:rPr>
        <w:t>Is this a specific entity? Should this name be title case?</w:t>
      </w:r>
    </w:p>
  </w:comment>
  <w:comment w:id="80" w:author="Harris, Chioke" w:date="2024-08-01T11:35:00Z" w:initials="HC">
    <w:p w14:paraId="0DFD58C0" w14:textId="198145D9" w:rsidR="00235AD8" w:rsidRDefault="00235AD8" w:rsidP="00235AD8">
      <w:r>
        <w:rPr>
          <w:rStyle w:val="CommentReference"/>
        </w:rPr>
        <w:annotationRef/>
      </w:r>
      <w:r>
        <w:rPr>
          <w:color w:val="000000"/>
          <w:sz w:val="20"/>
          <w:szCs w:val="20"/>
        </w:rPr>
        <w:t>Any GSA studies on lighting controls that we could cite?</w:t>
      </w:r>
    </w:p>
  </w:comment>
  <w:comment w:id="83" w:author="CaraDonna, Christopher" w:date="2024-07-15T09:02:00Z" w:initials="CC">
    <w:p w14:paraId="66A56577" w14:textId="5F8F1FD9" w:rsidR="00FD4CA1" w:rsidRDefault="00FD4CA1" w:rsidP="00FD4CA1">
      <w:pPr>
        <w:pStyle w:val="CommentText"/>
      </w:pPr>
      <w:r>
        <w:rPr>
          <w:rStyle w:val="CommentReference"/>
        </w:rPr>
        <w:annotationRef/>
      </w:r>
      <w:r>
        <w:t xml:space="preserve">You should add some quick discussion on the lighting technology distributions in ComStock. It can be a quick summary and plot that otherwise references the documentation, but I think it would help readers to bring the high level points into this document. </w:t>
      </w:r>
    </w:p>
  </w:comment>
  <w:comment w:id="84" w:author="CaraDonna, Christopher" w:date="2024-07-15T09:04:00Z" w:initials="CC">
    <w:p w14:paraId="5A756E7C" w14:textId="77777777" w:rsidR="00AA284F" w:rsidRDefault="00AA284F" w:rsidP="00AA284F">
      <w:pPr>
        <w:pStyle w:val="CommentText"/>
      </w:pPr>
      <w:r>
        <w:rPr>
          <w:rStyle w:val="CommentReference"/>
        </w:rPr>
        <w:annotationRef/>
      </w:r>
      <w:r>
        <w:t>The key points to hit:</w:t>
      </w:r>
    </w:p>
    <w:p w14:paraId="661C6449" w14:textId="77777777" w:rsidR="00AA284F" w:rsidRDefault="00AA284F" w:rsidP="00AA284F">
      <w:pPr>
        <w:pStyle w:val="CommentText"/>
      </w:pPr>
      <w:r>
        <w:t>&gt;Lighting technology and power (based on technology distributions and lumen targets by building type).</w:t>
      </w:r>
    </w:p>
    <w:p w14:paraId="6A402B2B" w14:textId="77777777" w:rsidR="00AA284F" w:rsidRDefault="00AA284F" w:rsidP="00AA284F">
      <w:pPr>
        <w:pStyle w:val="CommentText"/>
      </w:pPr>
      <w:r>
        <w:t>&gt;Lighting schedules</w:t>
      </w:r>
    </w:p>
    <w:p w14:paraId="6A0A503D" w14:textId="77777777" w:rsidR="00AA284F" w:rsidRDefault="00AA284F" w:rsidP="00AA284F">
      <w:pPr>
        <w:pStyle w:val="CommentText"/>
      </w:pPr>
      <w:r>
        <w:t>&gt;Lighting schedule modification based on BPR.</w:t>
      </w:r>
    </w:p>
  </w:comment>
  <w:comment w:id="85" w:author="Parker, Andrew" w:date="2024-10-18T15:38:00Z" w:initials="AP">
    <w:p w14:paraId="735FE8BF" w14:textId="77777777" w:rsidR="00A52A2E" w:rsidRDefault="00A52A2E" w:rsidP="00A52A2E">
      <w:pPr>
        <w:pStyle w:val="CommentText"/>
      </w:pPr>
      <w:r>
        <w:rPr>
          <w:rStyle w:val="CommentReference"/>
        </w:rPr>
        <w:annotationRef/>
      </w:r>
      <w:r>
        <w:t>How do you handle buildings that already have daylight dimming controls in the baseline? If the lights are already dimmed, does it make sense to further reduce lighting as part of DF?</w:t>
      </w:r>
    </w:p>
  </w:comment>
  <w:comment w:id="86" w:author="Deneen, Michael" w:date="2024-12-31T14:57:00Z" w:initials="MD">
    <w:p w14:paraId="36E68980" w14:textId="77777777" w:rsidR="00F26E34" w:rsidRDefault="00F26E34" w:rsidP="00F26E34">
      <w:pPr>
        <w:pStyle w:val="CommentText"/>
      </w:pPr>
      <w:r>
        <w:rPr>
          <w:rStyle w:val="CommentReference"/>
        </w:rPr>
        <w:annotationRef/>
      </w:r>
      <w:r>
        <w:t>Citation?</w:t>
      </w:r>
    </w:p>
  </w:comment>
  <w:comment w:id="87" w:author="Harris, Chioke" w:date="2024-08-01T11:38:00Z" w:initials="HC">
    <w:p w14:paraId="729C72D1" w14:textId="404C2D17" w:rsidR="005028BC" w:rsidRDefault="005028BC" w:rsidP="005028BC">
      <w:r>
        <w:rPr>
          <w:rStyle w:val="CommentReference"/>
        </w:rPr>
        <w:annotationRef/>
      </w:r>
      <w:r>
        <w:rPr>
          <w:color w:val="000000"/>
          <w:sz w:val="20"/>
          <w:szCs w:val="20"/>
        </w:rPr>
        <w:t>Probably shouldn’t use title case for the lighting categories.</w:t>
      </w:r>
    </w:p>
  </w:comment>
  <w:comment w:id="93" w:author="Parker, Andrew" w:date="2024-10-18T15:29:00Z" w:initials="AP">
    <w:p w14:paraId="12E62808" w14:textId="77777777" w:rsidR="00083F0A" w:rsidRDefault="00083F0A" w:rsidP="00083F0A">
      <w:pPr>
        <w:pStyle w:val="CommentText"/>
      </w:pPr>
      <w:r>
        <w:rPr>
          <w:rStyle w:val="CommentReference"/>
        </w:rPr>
        <w:annotationRef/>
      </w:r>
      <w:r>
        <w:t>Have you confirmed that dimmable controls can be retrofitted into each lighting generation? If so, I think it’s important to describe the changes necessary for each. For example, T12s might typically have non-dimmable ballasts, so a ballast retrofit + a control system retrofit would be required.</w:t>
      </w:r>
    </w:p>
  </w:comment>
  <w:comment w:id="98" w:author="Harris, Chioke" w:date="2024-08-01T11:46:00Z" w:initials="HC">
    <w:p w14:paraId="39559D49" w14:textId="0D379B7E" w:rsidR="00E9782D" w:rsidRDefault="00E9782D" w:rsidP="00E9782D">
      <w:r>
        <w:rPr>
          <w:rStyle w:val="CommentReference"/>
        </w:rPr>
        <w:annotationRef/>
      </w:r>
      <w:r>
        <w:rPr>
          <w:sz w:val="20"/>
          <w:szCs w:val="20"/>
        </w:rPr>
        <w:t>I added a header row for the lighting generation on the table but did not track the change since tracking those types of changes can wreak havoc on the entire table.</w:t>
      </w:r>
    </w:p>
  </w:comment>
  <w:comment w:id="99" w:author="Harris, Chioke" w:date="2024-08-01T11:45:00Z" w:initials="HC">
    <w:p w14:paraId="53D1654B" w14:textId="15AE7771" w:rsidR="00DF5D56" w:rsidRDefault="00DF5D56" w:rsidP="00DF5D56">
      <w:r>
        <w:rPr>
          <w:rStyle w:val="CommentReference"/>
        </w:rPr>
        <w:annotationRef/>
      </w:r>
      <w:r>
        <w:rPr>
          <w:color w:val="000000"/>
          <w:sz w:val="20"/>
          <w:szCs w:val="20"/>
        </w:rPr>
        <w:t>Figure caption and body text figure cross-reference needed.</w:t>
      </w:r>
    </w:p>
  </w:comment>
  <w:comment w:id="100" w:author="Harris, Chioke" w:date="2024-08-01T11:47:00Z" w:initials="HC">
    <w:p w14:paraId="65B135C9" w14:textId="77777777" w:rsidR="003D7537" w:rsidRDefault="003D7537" w:rsidP="003D7537">
      <w:r>
        <w:rPr>
          <w:rStyle w:val="CommentReference"/>
        </w:rPr>
        <w:annotationRef/>
      </w:r>
      <w:r>
        <w:rPr>
          <w:color w:val="000000"/>
          <w:sz w:val="20"/>
          <w:szCs w:val="20"/>
        </w:rPr>
        <w:t>Not sure I follow; can you revisit/rephrase or add another sentence to clarify?</w:t>
      </w:r>
    </w:p>
  </w:comment>
  <w:comment w:id="101" w:author="Leach, Matt" w:date="2024-08-19T10:17:00Z" w:initials="ML">
    <w:p w14:paraId="002D595B" w14:textId="77777777" w:rsidR="001B2874" w:rsidRDefault="001B2874" w:rsidP="001B2874">
      <w:pPr>
        <w:pStyle w:val="CommentText"/>
      </w:pPr>
      <w:r>
        <w:rPr>
          <w:rStyle w:val="CommentReference"/>
        </w:rPr>
        <w:annotationRef/>
      </w:r>
      <w:r>
        <w:t>Maybe the intent is ‘variability’ rather than ‘uncertainty’?</w:t>
      </w:r>
    </w:p>
  </w:comment>
  <w:comment w:id="102" w:author="Harris, Chioke" w:date="2024-08-01T11:45:00Z" w:initials="HC">
    <w:p w14:paraId="6F20325F" w14:textId="443F492F" w:rsidR="00E9782D" w:rsidRDefault="00E9782D" w:rsidP="00E9782D">
      <w:r>
        <w:rPr>
          <w:rStyle w:val="CommentReference"/>
        </w:rPr>
        <w:annotationRef/>
      </w:r>
      <w:r>
        <w:rPr>
          <w:color w:val="000000"/>
          <w:sz w:val="20"/>
          <w:szCs w:val="20"/>
        </w:rPr>
        <w:t>No year?</w:t>
      </w:r>
    </w:p>
  </w:comment>
  <w:comment w:id="103" w:author="Harris, Chioke" w:date="2024-08-01T11:47:00Z" w:initials="HC">
    <w:p w14:paraId="02FF6A19" w14:textId="77777777" w:rsidR="00A7250E" w:rsidRDefault="00A7250E" w:rsidP="00A7250E">
      <w:r>
        <w:rPr>
          <w:rStyle w:val="CommentReference"/>
        </w:rPr>
        <w:annotationRef/>
      </w:r>
      <w:r>
        <w:rPr>
          <w:color w:val="000000"/>
          <w:sz w:val="20"/>
          <w:szCs w:val="20"/>
        </w:rPr>
        <w:t>Can we point to documentation that explains this method more fully?</w:t>
      </w:r>
    </w:p>
  </w:comment>
  <w:comment w:id="104" w:author="Xiong, Jie" w:date="2024-10-15T15:41:00Z" w:initials="JX">
    <w:p w14:paraId="766969DB" w14:textId="77777777" w:rsidR="00E71EBF" w:rsidRDefault="00E71EBF" w:rsidP="00E71EBF">
      <w:pPr>
        <w:pStyle w:val="CommentText"/>
      </w:pPr>
      <w:r>
        <w:rPr>
          <w:rStyle w:val="CommentReference"/>
        </w:rPr>
        <w:annotationRef/>
      </w:r>
      <w:r>
        <w:t>It’s mentioned in the first paragraph</w:t>
      </w:r>
    </w:p>
  </w:comment>
  <w:comment w:id="105" w:author="Harris, Chioke" w:date="2024-08-01T11:48:00Z" w:initials="HC">
    <w:p w14:paraId="35C2B9F4" w14:textId="083E7387" w:rsidR="00705CB1" w:rsidRDefault="00705CB1" w:rsidP="00705CB1">
      <w:r>
        <w:rPr>
          <w:rStyle w:val="CommentReference"/>
        </w:rPr>
        <w:annotationRef/>
      </w:r>
      <w:r>
        <w:rPr>
          <w:color w:val="000000"/>
          <w:sz w:val="20"/>
          <w:szCs w:val="20"/>
        </w:rPr>
        <w:t>Need a figure caption. Also it’s a little strange to have “Truth” under future year data. Moreover, are we modeling those future years? What distribution of lighting system generations is actually being used in the model?</w:t>
      </w:r>
    </w:p>
  </w:comment>
  <w:comment w:id="106" w:author="Leach, Matt" w:date="2024-08-19T10:18:00Z" w:initials="ML">
    <w:p w14:paraId="5BFD28EF" w14:textId="77777777" w:rsidR="00E21A52" w:rsidRDefault="00E21A52" w:rsidP="00E21A52">
      <w:pPr>
        <w:pStyle w:val="CommentText"/>
      </w:pPr>
      <w:r>
        <w:rPr>
          <w:rStyle w:val="CommentReference"/>
        </w:rPr>
        <w:annotationRef/>
      </w:r>
      <w:r>
        <w:t>I would also like to see a y-axis label</w:t>
      </w:r>
    </w:p>
  </w:comment>
  <w:comment w:id="112" w:author="CaraDonna, Christopher" w:date="2024-07-15T08:59:00Z" w:initials="CC">
    <w:p w14:paraId="658A57BA" w14:textId="1B668BC6" w:rsidR="00AB1F53" w:rsidRDefault="00AB1F53" w:rsidP="00AB1F53">
      <w:pPr>
        <w:pStyle w:val="CommentText"/>
      </w:pPr>
      <w:r>
        <w:rPr>
          <w:rStyle w:val="CommentReference"/>
        </w:rPr>
        <w:annotationRef/>
      </w:r>
      <w:r>
        <w:t>This is fine for now, but let’s convert this to a nicer looking plot in the final version. The vertical lines are an OpenStudio thing that might confuse readers.</w:t>
      </w:r>
    </w:p>
  </w:comment>
  <w:comment w:id="113" w:author="Leach, Matt" w:date="2024-08-19T10:19:00Z" w:initials="ML">
    <w:p w14:paraId="518C45E6" w14:textId="77777777" w:rsidR="00A0029E" w:rsidRDefault="00A0029E" w:rsidP="00A0029E">
      <w:pPr>
        <w:pStyle w:val="CommentText"/>
      </w:pPr>
      <w:r>
        <w:rPr>
          <w:rStyle w:val="CommentReference"/>
        </w:rPr>
        <w:annotationRef/>
      </w:r>
      <w:r>
        <w:t>Yes, I was confused at first too until I remembered that</w:t>
      </w:r>
    </w:p>
  </w:comment>
  <w:comment w:id="126" w:author="CaraDonna, Christopher" w:date="2024-07-15T09:16:00Z" w:initials="CC">
    <w:p w14:paraId="3406A394" w14:textId="074E1736" w:rsidR="00770D29" w:rsidRDefault="00770D29" w:rsidP="00770D29">
      <w:pPr>
        <w:pStyle w:val="CommentText"/>
      </w:pPr>
      <w:r>
        <w:rPr>
          <w:rStyle w:val="CommentReference"/>
        </w:rPr>
        <w:annotationRef/>
      </w:r>
      <w:r>
        <w:t xml:space="preserve">This section would be easier to read if you started by stating the applicable building/space types, and why we included them. Then move on to the non applicable ComStock building types, and why we didn’t include. </w:t>
      </w:r>
    </w:p>
  </w:comment>
  <w:comment w:id="121" w:author="CaraDonna, Christopher" w:date="2024-07-15T09:23:00Z" w:initials="CC">
    <w:p w14:paraId="17DD285A" w14:textId="77777777" w:rsidR="000E41C6" w:rsidRDefault="000E41C6" w:rsidP="000E41C6">
      <w:pPr>
        <w:pStyle w:val="CommentText"/>
      </w:pPr>
      <w:r>
        <w:rPr>
          <w:rStyle w:val="CommentReference"/>
        </w:rPr>
        <w:annotationRef/>
      </w:r>
      <w:r>
        <w:t xml:space="preserve">Higher level note: we are choosing continuous dimming. Are there any considerations of this applicability based on baseline lighting tech (LEDS, fluorescent, etc.)? </w:t>
      </w:r>
    </w:p>
  </w:comment>
  <w:comment w:id="122" w:author="CaraDonna, Christopher" w:date="2024-07-15T09:24:00Z" w:initials="CC">
    <w:p w14:paraId="5F138444" w14:textId="77777777" w:rsidR="000E41C6" w:rsidRDefault="000E41C6" w:rsidP="000E41C6">
      <w:pPr>
        <w:pStyle w:val="CommentText"/>
      </w:pPr>
      <w:r>
        <w:rPr>
          <w:rStyle w:val="CommentReference"/>
        </w:rPr>
        <w:annotationRef/>
      </w:r>
      <w:r>
        <w:t>At the very least, we should note the various techs and what we are applying to.</w:t>
      </w:r>
    </w:p>
  </w:comment>
  <w:comment w:id="123" w:author="Xiong, Jie" w:date="2024-07-15T17:20:00Z" w:initials="JX">
    <w:p w14:paraId="67916927" w14:textId="77777777" w:rsidR="00C400D9" w:rsidRDefault="00B73835" w:rsidP="00C400D9">
      <w:pPr>
        <w:pStyle w:val="CommentText"/>
      </w:pPr>
      <w:r>
        <w:rPr>
          <w:rStyle w:val="CommentReference"/>
        </w:rPr>
        <w:annotationRef/>
      </w:r>
      <w:r w:rsidR="00C400D9">
        <w:t>The fourth paragraph states that we assume continuous dimming is applicable in all (applicable) buildings.</w:t>
      </w:r>
    </w:p>
  </w:comment>
  <w:comment w:id="124" w:author="Leach, Matt" w:date="2024-08-19T10:21:00Z" w:initials="ML">
    <w:p w14:paraId="2C36C3F6" w14:textId="14FD8BD5" w:rsidR="00F860BB" w:rsidRDefault="00F860BB" w:rsidP="00F860BB">
      <w:pPr>
        <w:pStyle w:val="CommentText"/>
      </w:pPr>
      <w:r>
        <w:rPr>
          <w:rStyle w:val="CommentReference"/>
        </w:rPr>
        <w:annotationRef/>
      </w:r>
      <w:r>
        <w:t>I had a general question about this. The intro talks about there being a very low percentage of buildings that have controllable lighting. So it seems like the assumption is that there will have to be some kind of retrofit to accommodate this type of strategy?</w:t>
      </w:r>
    </w:p>
  </w:comment>
  <w:comment w:id="125" w:author="Xiong, Jie" w:date="2024-10-21T09:36:00Z" w:initials="JX">
    <w:p w14:paraId="6A16B4F8" w14:textId="77777777" w:rsidR="00F1554E" w:rsidRDefault="00F1554E" w:rsidP="00F1554E">
      <w:pPr>
        <w:pStyle w:val="CommentText"/>
      </w:pPr>
      <w:r>
        <w:rPr>
          <w:rStyle w:val="CommentReference"/>
        </w:rPr>
        <w:annotationRef/>
      </w:r>
      <w:r>
        <w:t>Yes</w:t>
      </w:r>
    </w:p>
  </w:comment>
  <w:comment w:id="128" w:author="CaraDonna, Christopher" w:date="2024-07-15T09:09:00Z" w:initials="CC">
    <w:p w14:paraId="1528023B" w14:textId="05DF8D57" w:rsidR="007D4B04" w:rsidRDefault="007D4B04" w:rsidP="007D4B04">
      <w:pPr>
        <w:pStyle w:val="CommentText"/>
      </w:pPr>
      <w:r>
        <w:rPr>
          <w:rStyle w:val="CommentReference"/>
        </w:rPr>
        <w:annotationRef/>
      </w:r>
      <w:r>
        <w:t>This paragraph mixes HVAC and lighting demand flexibility requirements. Since the HVAC considerations aren’t really applicable to lighting, I would cut those out and stick only to lighting.</w:t>
      </w:r>
    </w:p>
  </w:comment>
  <w:comment w:id="127" w:author="Harris, Chioke" w:date="2024-08-01T11:51:00Z" w:initials="HC">
    <w:p w14:paraId="57989384" w14:textId="77777777" w:rsidR="00892A27" w:rsidRDefault="00892A27" w:rsidP="00892A27">
      <w:r>
        <w:rPr>
          <w:rStyle w:val="CommentReference"/>
        </w:rPr>
        <w:annotationRef/>
      </w:r>
      <w:r>
        <w:rPr>
          <w:color w:val="000000"/>
          <w:sz w:val="20"/>
          <w:szCs w:val="20"/>
        </w:rPr>
        <w:t xml:space="preserve">I think some readers might be confused by “most commercial building </w:t>
      </w:r>
      <w:r>
        <w:rPr>
          <w:i/>
          <w:iCs/>
          <w:color w:val="000000"/>
          <w:sz w:val="20"/>
          <w:szCs w:val="20"/>
        </w:rPr>
        <w:t>types</w:t>
      </w:r>
      <w:r>
        <w:rPr>
          <w:color w:val="000000"/>
          <w:sz w:val="20"/>
          <w:szCs w:val="20"/>
        </w:rPr>
        <w:t xml:space="preserve">” since earlier it is stated that most commercial </w:t>
      </w:r>
      <w:r>
        <w:rPr>
          <w:i/>
          <w:iCs/>
          <w:color w:val="000000"/>
          <w:sz w:val="20"/>
          <w:szCs w:val="20"/>
        </w:rPr>
        <w:t>buildings</w:t>
      </w:r>
      <w:r>
        <w:rPr>
          <w:color w:val="000000"/>
          <w:sz w:val="20"/>
          <w:szCs w:val="20"/>
        </w:rPr>
        <w:t xml:space="preserve"> don’t have lighting controls.</w:t>
      </w:r>
    </w:p>
  </w:comment>
  <w:comment w:id="130" w:author="Harris, Chioke" w:date="2024-08-01T11:53:00Z" w:initials="HC">
    <w:p w14:paraId="695316DC" w14:textId="77777777" w:rsidR="003C0128" w:rsidRDefault="003C0128" w:rsidP="003C0128">
      <w:r>
        <w:rPr>
          <w:rStyle w:val="CommentReference"/>
        </w:rPr>
        <w:annotationRef/>
      </w:r>
      <w:r>
        <w:rPr>
          <w:color w:val="000000"/>
          <w:sz w:val="20"/>
          <w:szCs w:val="20"/>
        </w:rPr>
        <w:t>I think more specific information is needed here to justify the applicability decision. The current text reads like “we decided” this was the right applicability.</w:t>
      </w:r>
    </w:p>
  </w:comment>
  <w:comment w:id="131" w:author="Harris, Chioke" w:date="2024-08-01T11:56:00Z" w:initials="HC">
    <w:p w14:paraId="48BD894D" w14:textId="77777777" w:rsidR="0039330E" w:rsidRDefault="0039330E" w:rsidP="0039330E">
      <w:r>
        <w:rPr>
          <w:rStyle w:val="CommentReference"/>
        </w:rPr>
        <w:annotationRef/>
      </w:r>
      <w:r>
        <w:rPr>
          <w:color w:val="000000"/>
          <w:sz w:val="20"/>
          <w:szCs w:val="20"/>
        </w:rPr>
        <w:t>Maybe this sentence actually belongs later in this section, after some of the more detailed/background information.</w:t>
      </w:r>
    </w:p>
  </w:comment>
  <w:comment w:id="132" w:author="Xiong, Jie" w:date="2024-10-21T12:47:00Z" w:initials="JX">
    <w:p w14:paraId="53B07CB5" w14:textId="77777777" w:rsidR="00DC2FCC" w:rsidRDefault="00DC2FCC" w:rsidP="00DC2FCC">
      <w:pPr>
        <w:pStyle w:val="CommentText"/>
      </w:pPr>
      <w:r>
        <w:rPr>
          <w:rStyle w:val="CommentReference"/>
        </w:rPr>
        <w:annotationRef/>
      </w:r>
      <w:r>
        <w:t>I was suggested to have a summarizing decision at the beginning of this section, so I moved it here from the end.</w:t>
      </w:r>
    </w:p>
  </w:comment>
  <w:comment w:id="133" w:author="Leach, Matt" w:date="2024-08-19T10:31:00Z" w:initials="ML">
    <w:p w14:paraId="278DC81F" w14:textId="09E90240" w:rsidR="00264561" w:rsidRDefault="00264561" w:rsidP="00264561">
      <w:pPr>
        <w:pStyle w:val="CommentText"/>
      </w:pPr>
      <w:r>
        <w:rPr>
          <w:rStyle w:val="CommentReference"/>
        </w:rPr>
        <w:annotationRef/>
      </w:r>
      <w:r>
        <w:t xml:space="preserve">Why did you not apply the measure to hotels? You talk about there being high potential for load flexibility in hotels. </w:t>
      </w:r>
    </w:p>
  </w:comment>
  <w:comment w:id="134" w:author="Xiong, Jie" w:date="2024-10-21T12:46:00Z" w:initials="JX">
    <w:p w14:paraId="1248783A" w14:textId="77777777" w:rsidR="00D8694E" w:rsidRDefault="00D8694E" w:rsidP="00D8694E">
      <w:pPr>
        <w:pStyle w:val="CommentText"/>
      </w:pPr>
      <w:r>
        <w:rPr>
          <w:rStyle w:val="CommentReference"/>
        </w:rPr>
        <w:annotationRef/>
      </w:r>
      <w:r>
        <w:t>Added a sentence to explain.</w:t>
      </w:r>
    </w:p>
  </w:comment>
  <w:comment w:id="129" w:author="CaraDonna, Christopher" w:date="2024-07-15T09:07:00Z" w:initials="CC">
    <w:p w14:paraId="3952265B" w14:textId="5C50F8CA" w:rsidR="008C4DBD" w:rsidRDefault="008C4DBD" w:rsidP="008C4DBD">
      <w:pPr>
        <w:pStyle w:val="CommentText"/>
      </w:pPr>
      <w:r>
        <w:rPr>
          <w:rStyle w:val="CommentReference"/>
        </w:rPr>
        <w:annotationRef/>
      </w:r>
      <w:r>
        <w:t>Let’s start this section with the applicability we chose, and then get into the justification after.</w:t>
      </w:r>
    </w:p>
  </w:comment>
  <w:comment w:id="135" w:author="Deneen, Michael" w:date="2024-12-23T09:16:00Z" w:initials="MD">
    <w:p w14:paraId="0117FF8F" w14:textId="77777777" w:rsidR="00A95817" w:rsidRDefault="00A95817" w:rsidP="00A95817">
      <w:pPr>
        <w:pStyle w:val="CommentText"/>
      </w:pPr>
      <w:r>
        <w:rPr>
          <w:rStyle w:val="CommentReference"/>
        </w:rPr>
        <w:annotationRef/>
      </w:r>
      <w:r>
        <w:t>Link in Zotero</w:t>
      </w:r>
    </w:p>
  </w:comment>
  <w:comment w:id="136" w:author="Harris, Chioke" w:date="2024-08-01T11:54:00Z" w:initials="HC">
    <w:p w14:paraId="403410B6" w14:textId="0381DA9F" w:rsidR="008F7CF5" w:rsidRDefault="008F7CF5" w:rsidP="008F7CF5">
      <w:r>
        <w:rPr>
          <w:rStyle w:val="CommentReference"/>
        </w:rPr>
        <w:annotationRef/>
      </w:r>
      <w:r>
        <w:rPr>
          <w:color w:val="000000"/>
          <w:sz w:val="20"/>
          <w:szCs w:val="20"/>
        </w:rPr>
        <w:t>Rephrase/restate with fewer words for clarity.</w:t>
      </w:r>
    </w:p>
  </w:comment>
  <w:comment w:id="137" w:author="Leach, Matt" w:date="2024-08-19T10:23:00Z" w:initials="ML">
    <w:p w14:paraId="259C3743" w14:textId="77777777" w:rsidR="009921B5" w:rsidRDefault="009921B5" w:rsidP="009921B5">
      <w:pPr>
        <w:pStyle w:val="CommentText"/>
      </w:pPr>
      <w:r>
        <w:rPr>
          <w:rStyle w:val="CommentReference"/>
        </w:rPr>
        <w:annotationRef/>
      </w:r>
      <w:r>
        <w:t>I agree and I don’t think ‘comfort’ is the right word here. To me, comfort correlates to eye comfort vs. strain in a work/productivity context. Here, I think it’s just that certain lighting levels are desirable from a sales/marketing perspective and building owners are not interesting in adjusting those levels to reduce peak demand.</w:t>
      </w:r>
    </w:p>
  </w:comment>
  <w:comment w:id="138" w:author="Harris, Chioke" w:date="2024-08-01T11:55:00Z" w:initials="HC">
    <w:p w14:paraId="643E89A4" w14:textId="2D03E96A" w:rsidR="008D74A5" w:rsidRDefault="008D74A5" w:rsidP="008D74A5">
      <w:r>
        <w:rPr>
          <w:rStyle w:val="CommentReference"/>
        </w:rPr>
        <w:annotationRef/>
      </w:r>
      <w:r>
        <w:rPr>
          <w:color w:val="000000"/>
          <w:sz w:val="20"/>
          <w:szCs w:val="20"/>
        </w:rPr>
        <w:t>Check for clarity.</w:t>
      </w:r>
    </w:p>
  </w:comment>
  <w:comment w:id="139" w:author="Leach, Matt" w:date="2024-08-19T10:24:00Z" w:initials="ML">
    <w:p w14:paraId="70E86F4A" w14:textId="77777777" w:rsidR="00AA51B3" w:rsidRDefault="00AA51B3" w:rsidP="00AA51B3">
      <w:pPr>
        <w:pStyle w:val="CommentText"/>
      </w:pPr>
      <w:r>
        <w:rPr>
          <w:rStyle w:val="CommentReference"/>
        </w:rPr>
        <w:annotationRef/>
      </w:r>
      <w:r>
        <w:t>I don’t associate occupancy controls with demand flexibility. If there is no occupancy, the lights should be off anyways. Demand flexibility is about dimming/turning off lights that would otherwise be in use.</w:t>
      </w:r>
    </w:p>
  </w:comment>
  <w:comment w:id="140" w:author="Xiong, Jie" w:date="2024-10-21T13:07:00Z" w:initials="JX">
    <w:p w14:paraId="1D2866C7" w14:textId="77777777" w:rsidR="00F94C9B" w:rsidRDefault="00F94C9B" w:rsidP="00F94C9B">
      <w:pPr>
        <w:pStyle w:val="CommentText"/>
      </w:pPr>
      <w:r>
        <w:rPr>
          <w:rStyle w:val="CommentReference"/>
        </w:rPr>
        <w:annotationRef/>
      </w:r>
      <w:r>
        <w:t>Added explaination</w:t>
      </w:r>
    </w:p>
  </w:comment>
  <w:comment w:id="144" w:author="Harris, Chioke" w:date="2024-08-01T11:58:00Z" w:initials="HC">
    <w:p w14:paraId="330FD367" w14:textId="35CA3540" w:rsidR="00CF1AEE" w:rsidRDefault="00CF1AEE" w:rsidP="00CF1AEE">
      <w:r>
        <w:rPr>
          <w:rStyle w:val="CommentReference"/>
        </w:rPr>
        <w:annotationRef/>
      </w:r>
      <w:r>
        <w:rPr>
          <w:color w:val="000000"/>
          <w:sz w:val="20"/>
          <w:szCs w:val="20"/>
        </w:rPr>
        <w:t>Word choice.</w:t>
      </w:r>
    </w:p>
  </w:comment>
  <w:comment w:id="143" w:author="Harris, Chioke" w:date="2024-08-01T12:04:00Z" w:initials="HC">
    <w:p w14:paraId="0244F72F" w14:textId="77777777" w:rsidR="00A95FB9" w:rsidRDefault="00A95FB9" w:rsidP="00A95FB9">
      <w:r>
        <w:rPr>
          <w:rStyle w:val="CommentReference"/>
        </w:rPr>
        <w:annotationRef/>
      </w:r>
      <w:r>
        <w:rPr>
          <w:color w:val="000000"/>
          <w:sz w:val="20"/>
          <w:szCs w:val="20"/>
        </w:rPr>
        <w:t>Is this a reasonable statement relative to current lighting controls assumptions in ComStock?</w:t>
      </w:r>
    </w:p>
  </w:comment>
  <w:comment w:id="141" w:author="Leach, Matt" w:date="2024-08-19T10:28:00Z" w:initials="ML">
    <w:p w14:paraId="706D59D5" w14:textId="77777777" w:rsidR="005D6BB8" w:rsidRDefault="005D6BB8" w:rsidP="005D6BB8">
      <w:pPr>
        <w:pStyle w:val="CommentText"/>
      </w:pPr>
      <w:r>
        <w:rPr>
          <w:rStyle w:val="CommentReference"/>
        </w:rPr>
        <w:annotationRef/>
      </w:r>
      <w:r>
        <w:t>I don’t really agree with this statement. Again, unoccupied rooms shouldn’t factor into demand flexibility estimates because those lights should already be off. To me, a better argument would be that the buildings types you are choosing for measure applications don’t have many spaces (if any) with strict lighting requirements. I don’t really see conference rooms, kitchens, gyms, etc. as having any strict lighting requirements. Maybe a laboratory space in a school but even that seems unclear.</w:t>
      </w:r>
    </w:p>
  </w:comment>
  <w:comment w:id="142" w:author="Xiong, Jie" w:date="2024-10-21T17:11:00Z" w:initials="JX">
    <w:p w14:paraId="629BC8F5" w14:textId="77777777" w:rsidR="00EB2DBC" w:rsidRDefault="006449C9" w:rsidP="00EB2DBC">
      <w:pPr>
        <w:pStyle w:val="CommentText"/>
      </w:pPr>
      <w:r>
        <w:rPr>
          <w:rStyle w:val="CommentReference"/>
        </w:rPr>
        <w:annotationRef/>
      </w:r>
      <w:r w:rsidR="00EB2DBC">
        <w:t xml:space="preserve">I agree this is debatable. We’ve heard from a few stakeholders that mix occupancy-control with demand control, which might actually referring to an EE measure. </w:t>
      </w:r>
    </w:p>
    <w:p w14:paraId="0D795C10" w14:textId="77777777" w:rsidR="00EB2DBC" w:rsidRDefault="00EB2DBC" w:rsidP="00EB2DBC">
      <w:pPr>
        <w:pStyle w:val="CommentText"/>
      </w:pPr>
      <w:r>
        <w:t xml:space="preserve">My understanding is that DF control could be built on top of any existing EE measure, which means even if you have integrated occupancy control in a space to lower energy use for unoccupied area, you still have the chance to save “even more” energy as long as the occupancy control does not turn off the light completely. </w:t>
      </w:r>
    </w:p>
    <w:p w14:paraId="7A276CFA" w14:textId="77777777" w:rsidR="00EB2DBC" w:rsidRDefault="00EB2DBC" w:rsidP="00EB2DBC">
      <w:pPr>
        <w:pStyle w:val="CommentText"/>
      </w:pPr>
      <w:r>
        <w:t>An example for this is the restroom light control in NREL - it turns off the light outside of work hours when the restroom is unoccupied, but only dim a little bit within work hours when unoccupied - DF could control on top of this: in work hours, 1. dim a bit in peak hours even when occupied, and 2. dim a bit more (or even turn off too) during peak hours if unoccupied.</w:t>
      </w:r>
    </w:p>
  </w:comment>
  <w:comment w:id="154" w:author="CaraDonna, Christopher" w:date="2024-07-15T09:18:00Z" w:initials="CC">
    <w:p w14:paraId="7C3B0A6A" w14:textId="3B85FE67" w:rsidR="00303380" w:rsidRDefault="00303380" w:rsidP="00303380">
      <w:pPr>
        <w:pStyle w:val="CommentText"/>
      </w:pPr>
      <w:r>
        <w:rPr>
          <w:rStyle w:val="CommentReference"/>
        </w:rPr>
        <w:annotationRef/>
      </w:r>
      <w:r>
        <w:t>The first sentence or two in this section should describe/summarize the objective function used in this study.</w:t>
      </w:r>
    </w:p>
  </w:comment>
  <w:comment w:id="157" w:author="Harris, Chioke" w:date="2024-08-01T12:30:00Z" w:initials="HC">
    <w:p w14:paraId="449B7DFD" w14:textId="77777777" w:rsidR="00143B82" w:rsidRDefault="00143B82" w:rsidP="00143B82">
      <w:r>
        <w:rPr>
          <w:rStyle w:val="CommentReference"/>
        </w:rPr>
        <w:annotationRef/>
      </w:r>
      <w:r>
        <w:rPr>
          <w:color w:val="000000"/>
          <w:sz w:val="20"/>
          <w:szCs w:val="20"/>
        </w:rPr>
        <w:t>Reword for clarity.</w:t>
      </w:r>
    </w:p>
  </w:comment>
  <w:comment w:id="155" w:author="Leach, Matt" w:date="2024-08-19T10:33:00Z" w:initials="ML">
    <w:p w14:paraId="7B91083E" w14:textId="77777777" w:rsidR="00CC1291" w:rsidRDefault="00CC1291" w:rsidP="00CC1291">
      <w:pPr>
        <w:pStyle w:val="CommentText"/>
      </w:pPr>
      <w:r>
        <w:rPr>
          <w:rStyle w:val="CommentReference"/>
        </w:rPr>
        <w:annotationRef/>
      </w:r>
      <w:r>
        <w:t xml:space="preserve">Is it a reasonable expectation that a building operator would know how to target emissions reductions? How would they know what hours are associated with peak emissions? </w:t>
      </w:r>
    </w:p>
  </w:comment>
  <w:comment w:id="156" w:author="Xiong, Jie" w:date="2024-10-21T17:02:00Z" w:initials="JX">
    <w:p w14:paraId="30554B14" w14:textId="77777777" w:rsidR="005C763C" w:rsidRDefault="005C763C" w:rsidP="005C763C">
      <w:pPr>
        <w:pStyle w:val="CommentText"/>
      </w:pPr>
      <w:r>
        <w:rPr>
          <w:rStyle w:val="CommentReference"/>
        </w:rPr>
        <w:annotationRef/>
      </w:r>
      <w:r>
        <w:t>It is not the case in reality based on our conversation to stakeholders.</w:t>
      </w:r>
    </w:p>
  </w:comment>
  <w:comment w:id="162" w:author="CaraDonna, Christopher" w:date="2023-04-13T14:07:00Z" w:initials="CC">
    <w:p w14:paraId="003EEC9E" w14:textId="56709767" w:rsidR="00B07A10" w:rsidRDefault="00B07A10" w:rsidP="00F37DBF">
      <w:pPr>
        <w:pStyle w:val="CommentText"/>
      </w:pPr>
      <w:r>
        <w:rPr>
          <w:rStyle w:val="CommentReference"/>
        </w:rPr>
        <w:annotationRef/>
      </w:r>
      <w:r>
        <w:t>This section should be used as-is unless we update in the future.</w:t>
      </w:r>
    </w:p>
  </w:comment>
  <w:comment w:id="163" w:author="Leach, Matt" w:date="2024-08-19T10:37:00Z" w:initials="ML">
    <w:p w14:paraId="43BB2310" w14:textId="77777777" w:rsidR="00D106F7" w:rsidRDefault="00D106F7" w:rsidP="00D106F7">
      <w:pPr>
        <w:pStyle w:val="CommentText"/>
      </w:pPr>
      <w:r>
        <w:rPr>
          <w:rStyle w:val="CommentReference"/>
        </w:rPr>
        <w:annotationRef/>
      </w:r>
      <w:r>
        <w:t>Lighting dimming?</w:t>
      </w:r>
    </w:p>
  </w:comment>
  <w:comment w:id="174" w:author="CaraDonna, Christopher" w:date="2024-05-23T15:39:00Z" w:initials="CC">
    <w:p w14:paraId="4643AD02" w14:textId="63DEF330" w:rsidR="00C36ECC" w:rsidRDefault="00C36ECC" w:rsidP="00C36ECC">
      <w:pPr>
        <w:pStyle w:val="CommentText"/>
      </w:pPr>
      <w:r>
        <w:rPr>
          <w:rStyle w:val="CommentReference"/>
        </w:rPr>
        <w:annotationRef/>
      </w:r>
      <w:r>
        <w:fldChar w:fldCharType="begin"/>
      </w:r>
      <w:r>
        <w:instrText>HYPERLINK "mailto:aparker@nrel.gov"</w:instrText>
      </w:r>
      <w:bookmarkStart w:id="175" w:name="_@_A4D06B1BD3E34DE9B1526138F0D92FE9Z"/>
      <w:r>
        <w:fldChar w:fldCharType="separate"/>
      </w:r>
      <w:bookmarkEnd w:id="175"/>
      <w:r w:rsidRPr="00C36ECC">
        <w:rPr>
          <w:rStyle w:val="Mention"/>
          <w:noProof/>
        </w:rPr>
        <w:t>@Parker, Andrew</w:t>
      </w:r>
      <w:r>
        <w:fldChar w:fldCharType="end"/>
      </w:r>
      <w:r>
        <w:t xml:space="preserve"> - Can you review this new section for the EUSS documentation?</w:t>
      </w:r>
    </w:p>
  </w:comment>
  <w:comment w:id="178" w:author="CaraDonna, Christopher" w:date="2024-05-23T15:40:00Z" w:initials="CC">
    <w:p w14:paraId="2C889A87" w14:textId="6BDB1FA9" w:rsidR="00FA3666" w:rsidRDefault="00FA3666" w:rsidP="00FA3666">
      <w:pPr>
        <w:pStyle w:val="CommentText"/>
      </w:pPr>
      <w:r>
        <w:rPr>
          <w:rStyle w:val="CommentReference"/>
        </w:rPr>
        <w:annotationRef/>
      </w:r>
      <w:r>
        <w:fldChar w:fldCharType="begin"/>
      </w:r>
      <w:r>
        <w:instrText>HYPERLINK "mailto:aparker@nrel.gov"</w:instrText>
      </w:r>
      <w:bookmarkStart w:id="180" w:name="_@_2BB8A561939B42879F947C0F12D40D48Z"/>
      <w:r>
        <w:fldChar w:fldCharType="separate"/>
      </w:r>
      <w:bookmarkEnd w:id="180"/>
      <w:r w:rsidRPr="00FA3666">
        <w:rPr>
          <w:rStyle w:val="Mention"/>
          <w:noProof/>
        </w:rPr>
        <w:t>@Parker, Andrew</w:t>
      </w:r>
      <w:r>
        <w:fldChar w:fldCharType="end"/>
      </w:r>
      <w:r>
        <w:t xml:space="preserve"> Do you have these statistics for electricity from your analysis? In the reference documentation, I only found the pre-2022 adjustment values.</w:t>
      </w:r>
    </w:p>
  </w:comment>
  <w:comment w:id="179" w:author="Parker, Andrew" w:date="2024-05-28T11:42:00Z" w:initials="PA">
    <w:p w14:paraId="031B4E70" w14:textId="27B2EF0F" w:rsidR="17AF4073" w:rsidRDefault="17AF4073">
      <w:pPr>
        <w:pStyle w:val="CommentText"/>
      </w:pPr>
      <w:r>
        <w:t>No, I don't have them. The fuel rates are flat rates which we used directly, so calculating these stats is simple. For electricity, we input actual rates, then calculated the bills for each building. I think you could take the most full ComStock run and calculate something like this from it though using the electricity column.</w:t>
      </w:r>
      <w:r>
        <w:rPr>
          <w:rStyle w:val="CommentReference"/>
        </w:rPr>
        <w:annotationRef/>
      </w:r>
    </w:p>
  </w:comment>
  <w:comment w:id="181" w:author="Leach, Matt" w:date="2024-08-19T10:38:00Z" w:initials="ML">
    <w:p w14:paraId="720F7E02" w14:textId="77777777" w:rsidR="00FE2DB1" w:rsidRDefault="00FE2DB1" w:rsidP="00FE2DB1">
      <w:pPr>
        <w:pStyle w:val="CommentText"/>
      </w:pPr>
      <w:r>
        <w:rPr>
          <w:rStyle w:val="CommentReference"/>
        </w:rPr>
        <w:annotationRef/>
      </w:r>
      <w:r>
        <w:t>What about buildings in remote locations without access to natural gas?</w:t>
      </w:r>
    </w:p>
  </w:comment>
  <w:comment w:id="182" w:author="Deneen, Michael" w:date="2024-12-31T15:36:00Z" w:initials="MD">
    <w:p w14:paraId="55538CE4" w14:textId="77777777" w:rsidR="0050697D" w:rsidRDefault="0050697D" w:rsidP="0050697D">
      <w:pPr>
        <w:pStyle w:val="CommentText"/>
      </w:pPr>
      <w:r>
        <w:rPr>
          <w:rStyle w:val="CommentReference"/>
        </w:rPr>
        <w:annotationRef/>
      </w:r>
      <w:r>
        <w:t>Confirm this is the correct term?</w:t>
      </w:r>
    </w:p>
  </w:comment>
  <w:comment w:id="185" w:author="CaraDonna, Christopher" w:date="2024-07-15T09:20:00Z" w:initials="CC">
    <w:p w14:paraId="23CD8A4D" w14:textId="569E245F" w:rsidR="009B0285" w:rsidRDefault="009B0285" w:rsidP="009B0285">
      <w:pPr>
        <w:pStyle w:val="CommentText"/>
      </w:pPr>
      <w:r>
        <w:rPr>
          <w:rStyle w:val="CommentReference"/>
        </w:rPr>
        <w:annotationRef/>
      </w:r>
      <w:r>
        <w:t>This sounded too concerning</w:t>
      </w:r>
    </w:p>
  </w:comment>
  <w:comment w:id="187" w:author="Harris, Chioke" w:date="2024-08-01T14:54:00Z" w:initials="HC">
    <w:p w14:paraId="3376AF29" w14:textId="77777777" w:rsidR="00237ED6" w:rsidRDefault="00237ED6" w:rsidP="00237ED6">
      <w:r>
        <w:rPr>
          <w:rStyle w:val="CommentReference"/>
        </w:rPr>
        <w:annotationRef/>
      </w:r>
      <w:r>
        <w:rPr>
          <w:color w:val="000000"/>
          <w:sz w:val="20"/>
          <w:szCs w:val="20"/>
        </w:rPr>
        <w:t>Really? Which part is not COTS? Controls responsive to regional grid conditions? Please add more information in this bullet about what specifically is not COTS.</w:t>
      </w:r>
    </w:p>
  </w:comment>
  <w:comment w:id="188" w:author="Harris, Chioke" w:date="2024-08-01T14:57:00Z" w:initials="HC">
    <w:p w14:paraId="07117D4F" w14:textId="77777777" w:rsidR="00C93105" w:rsidRDefault="00C93105" w:rsidP="00C93105">
      <w:r>
        <w:rPr>
          <w:rStyle w:val="CommentReference"/>
        </w:rPr>
        <w:annotationRef/>
      </w:r>
      <w:r>
        <w:rPr>
          <w:sz w:val="20"/>
          <w:szCs w:val="20"/>
        </w:rPr>
        <w:t>I don’t understand; what does this mean?</w:t>
      </w:r>
    </w:p>
  </w:comment>
  <w:comment w:id="189" w:author="CaraDonna, Christopher" w:date="2024-07-15T09:22:00Z" w:initials="CC">
    <w:p w14:paraId="4D630A5E" w14:textId="716BD315" w:rsidR="000E41C6" w:rsidRDefault="000E41C6" w:rsidP="000E41C6">
      <w:pPr>
        <w:pStyle w:val="CommentText"/>
      </w:pPr>
      <w:r>
        <w:rPr>
          <w:rStyle w:val="CommentReference"/>
        </w:rPr>
        <w:annotationRef/>
      </w:r>
      <w:r>
        <w:t>This sentence is a little confusing to me. Are we saying that the measure does not impact the normal performance of the lighting hardware, or that much of the implementation is controls with minimal hardware changes?</w:t>
      </w:r>
    </w:p>
  </w:comment>
  <w:comment w:id="190" w:author="CaraDonna, Christopher" w:date="2024-07-15T09:25:00Z" w:initials="CC">
    <w:p w14:paraId="5E5AF31B" w14:textId="77777777" w:rsidR="006B4E32" w:rsidRDefault="006B4E32" w:rsidP="006B4E32">
      <w:pPr>
        <w:pStyle w:val="CommentText"/>
      </w:pPr>
      <w:r>
        <w:rPr>
          <w:rStyle w:val="CommentReference"/>
        </w:rPr>
        <w:annotationRef/>
      </w:r>
      <w:r>
        <w:t>Also, if this is not related to the TRL, maybe it should be a separate bullet point. But it is not clear to me why this is stating a “concern”, if my understanding is correct. So maybe make that more clear.</w:t>
      </w:r>
    </w:p>
  </w:comment>
  <w:comment w:id="191" w:author="Xiong, Jie" w:date="2024-07-16T13:35:00Z" w:initials="JX">
    <w:p w14:paraId="6CF14DAE" w14:textId="77777777" w:rsidR="00DB7092" w:rsidRDefault="00DB7092" w:rsidP="00DB7092">
      <w:pPr>
        <w:pStyle w:val="CommentText"/>
      </w:pPr>
      <w:r>
        <w:rPr>
          <w:rStyle w:val="CommentReference"/>
        </w:rPr>
        <w:annotationRef/>
      </w:r>
      <w:r>
        <w:t>You are right, this is not a concern.</w:t>
      </w:r>
    </w:p>
  </w:comment>
  <w:comment w:id="186" w:author="Leach, Matt" w:date="2024-08-19T10:41:00Z" w:initials="ML">
    <w:p w14:paraId="74C59AD1" w14:textId="77777777" w:rsidR="00177F0D" w:rsidRDefault="00177F0D" w:rsidP="00177F0D">
      <w:pPr>
        <w:pStyle w:val="CommentText"/>
      </w:pPr>
      <w:r>
        <w:rPr>
          <w:rStyle w:val="CommentReference"/>
        </w:rPr>
        <w:annotationRef/>
      </w:r>
      <w:r>
        <w:t>I agree with all the comments here. Perhaps a better way to phrase would be that the measure would currently have limited applicability without corresponding lighting system upgrades.</w:t>
      </w:r>
    </w:p>
    <w:p w14:paraId="5BD130CC" w14:textId="77777777" w:rsidR="00177F0D" w:rsidRDefault="00177F0D" w:rsidP="00177F0D">
      <w:pPr>
        <w:pStyle w:val="CommentText"/>
      </w:pPr>
    </w:p>
    <w:p w14:paraId="6C32CE04" w14:textId="77777777" w:rsidR="00177F0D" w:rsidRDefault="00177F0D" w:rsidP="00177F0D">
      <w:pPr>
        <w:pStyle w:val="CommentText"/>
      </w:pPr>
      <w:r>
        <w:t>But I assume that may also be the case for many other ComStock measures that are associated with building retrofits.</w:t>
      </w:r>
    </w:p>
  </w:comment>
  <w:comment w:id="192" w:author="CaraDonna, Christopher" w:date="2024-07-15T09:33:00Z" w:initials="CC">
    <w:p w14:paraId="6EEC4CD6" w14:textId="431A8FDD" w:rsidR="00BE1628" w:rsidRDefault="00BE1628" w:rsidP="00BE1628">
      <w:pPr>
        <w:pStyle w:val="CommentText"/>
      </w:pPr>
      <w:r>
        <w:rPr>
          <w:rStyle w:val="CommentReference"/>
        </w:rPr>
        <w:annotationRef/>
      </w:r>
      <w:r>
        <w:t>I think the first sentence in this paragraph should simply state that there are many possible estimation functions and dimming %s that could be implement, and this study chooses a single set of parameters that we consider to be reasonable, but these choices will have an impact on results.</w:t>
      </w:r>
    </w:p>
  </w:comment>
  <w:comment w:id="193" w:author="Laidlaw, Emily" w:date="2024-04-01T00:11:00Z" w:initials="EL">
    <w:p w14:paraId="4749269A" w14:textId="2F8B8AA1" w:rsidR="005379C7" w:rsidRDefault="005379C7" w:rsidP="005379C7">
      <w:pPr>
        <w:pStyle w:val="CommentText"/>
      </w:pPr>
      <w:r>
        <w:rPr>
          <w:rStyle w:val="CommentReference"/>
        </w:rPr>
        <w:annotationRef/>
      </w:r>
      <w:r>
        <w:t>This sentence was confusing as originally written, so I suggested some edits to clarify. Please check to make sure this conveys your intended meaning, and revise further if needed to be sure this is clear for the reader.</w:t>
      </w:r>
    </w:p>
  </w:comment>
  <w:comment w:id="194" w:author="Leach, Matt" w:date="2024-08-19T10:42:00Z" w:initials="ML">
    <w:p w14:paraId="32B2ED90" w14:textId="77777777" w:rsidR="0099768A" w:rsidRDefault="0099768A" w:rsidP="0099768A">
      <w:pPr>
        <w:pStyle w:val="CommentText"/>
      </w:pPr>
      <w:r>
        <w:rPr>
          <w:rStyle w:val="CommentReference"/>
        </w:rPr>
        <w:annotationRef/>
      </w:r>
      <w:r>
        <w:t>Needed for this measure or for an actual building?</w:t>
      </w:r>
    </w:p>
  </w:comment>
  <w:comment w:id="196" w:author="CaraDonna, Christopher" w:date="2024-07-15T09:36:00Z" w:initials="CC">
    <w:p w14:paraId="6F3BC74A" w14:textId="798ED11A" w:rsidR="003B32D9" w:rsidRDefault="003B32D9" w:rsidP="003B32D9">
      <w:pPr>
        <w:pStyle w:val="CommentText"/>
      </w:pPr>
      <w:r>
        <w:rPr>
          <w:rStyle w:val="CommentReference"/>
        </w:rPr>
        <w:annotationRef/>
      </w:r>
      <w:r>
        <w:t>This is a pretty long sentence, I would break it up for readability. I think the main points that you want to make are that we have chosen applicability of building type, space type, and lighting tech (I am adding this last one in), which at this time are subjective. This may have implications beyond what is considered in this study.</w:t>
      </w:r>
    </w:p>
  </w:comment>
  <w:comment w:id="197" w:author="Leach, Matt" w:date="2024-08-19T10:45:00Z" w:initials="ML">
    <w:p w14:paraId="3656C7A7" w14:textId="77777777" w:rsidR="002265BF" w:rsidRDefault="002265BF" w:rsidP="002265BF">
      <w:pPr>
        <w:pStyle w:val="CommentText"/>
      </w:pPr>
      <w:r>
        <w:rPr>
          <w:rStyle w:val="CommentReference"/>
        </w:rPr>
        <w:annotationRef/>
      </w:r>
      <w:r>
        <w:t>I agree. And I want to reiterate my point that I don’t think occupancy should be a key factor.</w:t>
      </w:r>
    </w:p>
  </w:comment>
  <w:comment w:id="198" w:author="Harris, Chioke" w:date="2024-08-01T15:21:00Z" w:initials="HC">
    <w:p w14:paraId="1FEF70D9" w14:textId="60826F1C" w:rsidR="00FE7B0B" w:rsidRDefault="00FE7B0B" w:rsidP="00FE7B0B">
      <w:r>
        <w:rPr>
          <w:rStyle w:val="CommentReference"/>
        </w:rPr>
        <w:annotationRef/>
      </w:r>
      <w:r>
        <w:rPr>
          <w:color w:val="000000"/>
          <w:sz w:val="20"/>
          <w:szCs w:val="20"/>
        </w:rPr>
        <w:t>I don’t understand this sentence. As you’re reworking the previous sentence, please rephrase this as well.</w:t>
      </w:r>
    </w:p>
  </w:comment>
  <w:comment w:id="201" w:author="Leach, Matt" w:date="2024-08-19T10:49:00Z" w:initials="ML">
    <w:p w14:paraId="13C7CCE8" w14:textId="77777777" w:rsidR="00EA5407" w:rsidRDefault="00EA5407" w:rsidP="00EA5407">
      <w:pPr>
        <w:pStyle w:val="CommentText"/>
      </w:pPr>
      <w:r>
        <w:rPr>
          <w:rStyle w:val="CommentReference"/>
        </w:rPr>
        <w:annotationRef/>
      </w:r>
      <w:r>
        <w:t>I would like to see a limitation added explaining the potential difficulty with assigning dispatch periods, particularly for the emissions scenario. But I think the sentiment is broadly applicable to even the peak reduction scenario. This topic is touched on above when describing the different dispatch options, but I think that description misses the forest for the trees. From a design standpoint, we have focused a lot on different ways to find and target peaks, but how would those strategies map to the real world? We are operating in scenarios where we have the underlying data (for example, hourly load or emissions data). What if you don’t have those data?</w:t>
      </w:r>
    </w:p>
  </w:comment>
  <w:comment w:id="202" w:author="Xiong, Jie" w:date="2024-10-21T16:37:00Z" w:initials="JX">
    <w:p w14:paraId="67135AAD" w14:textId="77777777" w:rsidR="00FE747B" w:rsidRDefault="00FE747B" w:rsidP="00FE747B">
      <w:pPr>
        <w:pStyle w:val="CommentText"/>
      </w:pPr>
      <w:r>
        <w:rPr>
          <w:rStyle w:val="CommentReference"/>
        </w:rPr>
        <w:annotationRef/>
      </w:r>
      <w:r>
        <w:t>This is touched in the second bullet point, and more in the dispatch window doc.</w:t>
      </w:r>
    </w:p>
  </w:comment>
  <w:comment w:id="199" w:author="Harris, Chioke" w:date="2024-08-01T15:21:00Z" w:initials="HC">
    <w:p w14:paraId="5B3761C8" w14:textId="69BBCE13" w:rsidR="005C7061" w:rsidRDefault="005C7061" w:rsidP="005C7061">
      <w:r>
        <w:rPr>
          <w:rStyle w:val="CommentReference"/>
        </w:rPr>
        <w:annotationRef/>
      </w:r>
      <w:r>
        <w:rPr>
          <w:color w:val="000000"/>
          <w:sz w:val="20"/>
          <w:szCs w:val="20"/>
        </w:rPr>
        <w:t>Should this issue appear in the schedule generation document instead of here?</w:t>
      </w:r>
    </w:p>
  </w:comment>
  <w:comment w:id="200" w:author="Xiong, Jie" w:date="2024-10-21T13:53:00Z" w:initials="JX">
    <w:p w14:paraId="7BB2D38B" w14:textId="77777777" w:rsidR="00BB57FB" w:rsidRDefault="00BB57FB" w:rsidP="00BB57FB">
      <w:pPr>
        <w:pStyle w:val="CommentText"/>
      </w:pPr>
      <w:r>
        <w:rPr>
          <w:rStyle w:val="CommentReference"/>
        </w:rPr>
        <w:annotationRef/>
      </w:r>
      <w:r>
        <w:t>This is a general limitation to the set of DF measures we are developing, so I copied them in all documents.</w:t>
      </w:r>
    </w:p>
  </w:comment>
  <w:comment w:id="204" w:author="CaraDonna, Christopher" w:date="2024-07-15T09:40:00Z" w:initials="CC">
    <w:p w14:paraId="25BAD658" w14:textId="0ADA3EA3" w:rsidR="0092658E" w:rsidRDefault="0092658E" w:rsidP="0092658E">
      <w:pPr>
        <w:pStyle w:val="CommentText"/>
      </w:pPr>
      <w:r>
        <w:rPr>
          <w:rStyle w:val="CommentReference"/>
        </w:rPr>
        <w:annotationRef/>
      </w:r>
      <w:r>
        <w:t>I think this should be a separate bullet point - this measure models daily DR events, but actual implementation may be far less than this, which would impact results.</w:t>
      </w:r>
    </w:p>
  </w:comment>
  <w:comment w:id="203" w:author="Leach, Matt" w:date="2024-08-19T10:53:00Z" w:initials="ML">
    <w:p w14:paraId="31525A86" w14:textId="77777777" w:rsidR="00634F79" w:rsidRDefault="00634F79" w:rsidP="00634F79">
      <w:pPr>
        <w:pStyle w:val="CommentText"/>
      </w:pPr>
      <w:r>
        <w:rPr>
          <w:rStyle w:val="CommentReference"/>
        </w:rPr>
        <w:annotationRef/>
      </w:r>
      <w:r>
        <w:t>This is not wrong but I think it is a bit oversimplified. In general, I think the idea of 10-15 events is based on the paradigm of grid ‘emergencies’ where there is likely more willingness on the building owner/operator side to reduce comfort/productivity because the incentive is large. For daily load shaping, the economic benefit would be comparatively small, so they assume tolerance for decrease in comfort/productivity should also be less.</w:t>
      </w:r>
    </w:p>
    <w:p w14:paraId="3F678CAA" w14:textId="77777777" w:rsidR="00634F79" w:rsidRDefault="00634F79" w:rsidP="00634F79">
      <w:pPr>
        <w:pStyle w:val="CommentText"/>
      </w:pPr>
    </w:p>
    <w:p w14:paraId="10AA7A32" w14:textId="77777777" w:rsidR="00634F79" w:rsidRDefault="00634F79" w:rsidP="00634F79">
      <w:pPr>
        <w:pStyle w:val="CommentText"/>
      </w:pPr>
      <w:r>
        <w:t>So I would like to see this expanded to include some justification that we assume the corresponding reduction in visual comfort would be acceptable on a daily basis, and not just for emergencies.</w:t>
      </w:r>
    </w:p>
  </w:comment>
  <w:comment w:id="226" w:author="Cook, Deanna" w:date="2025-01-06T16:42:00Z" w:initials="DC">
    <w:p w14:paraId="67A3A1D8" w14:textId="77777777" w:rsidR="004D689E" w:rsidRDefault="004D689E" w:rsidP="004D689E">
      <w:pPr>
        <w:pStyle w:val="CommentText"/>
      </w:pPr>
      <w:r>
        <w:rPr>
          <w:rStyle w:val="CommentReference"/>
        </w:rPr>
        <w:annotationRef/>
      </w:r>
      <w:r>
        <w:t xml:space="preserve">Figure 5 was deleted? Is that intentional? If so will need to update subsequent figure numbering. Let me know if you’d like help with this. </w:t>
      </w:r>
    </w:p>
  </w:comment>
  <w:comment w:id="227" w:author="Xiong, Jie" w:date="2025-01-08T10:31:00Z" w:initials="JX">
    <w:p w14:paraId="0D4300F6" w14:textId="77777777" w:rsidR="00736CEE" w:rsidRDefault="00736CEE" w:rsidP="00736CEE">
      <w:pPr>
        <w:pStyle w:val="CommentText"/>
      </w:pPr>
      <w:r>
        <w:rPr>
          <w:rStyle w:val="CommentReference"/>
        </w:rPr>
        <w:annotationRef/>
      </w:r>
      <w:r>
        <w:t>Yes I deleted a redundant section.</w:t>
      </w:r>
    </w:p>
  </w:comment>
  <w:comment w:id="228" w:author="Xiong, Jie" w:date="2025-01-08T10:42:00Z" w:initials="JX">
    <w:p w14:paraId="6839EAA4" w14:textId="77777777" w:rsidR="004E691A" w:rsidRDefault="004E691A" w:rsidP="004E691A">
      <w:pPr>
        <w:pStyle w:val="CommentText"/>
      </w:pPr>
      <w:r>
        <w:rPr>
          <w:rStyle w:val="CommentReference"/>
        </w:rPr>
        <w:annotationRef/>
      </w:r>
      <w:r>
        <w:t>Yes please could you help me correct the figure numbering?</w:t>
      </w:r>
    </w:p>
  </w:comment>
  <w:comment w:id="233" w:author="Leach, Matt" w:date="2025-01-23T14:41:00Z" w:initials="ML">
    <w:p w14:paraId="20FD7D14" w14:textId="77777777" w:rsidR="009F750C" w:rsidRDefault="009F750C" w:rsidP="009F750C">
      <w:pPr>
        <w:pStyle w:val="CommentText"/>
      </w:pPr>
      <w:r>
        <w:rPr>
          <w:rStyle w:val="CommentReference"/>
        </w:rPr>
        <w:annotationRef/>
      </w:r>
      <w:r>
        <w:t>This doesn’t really seem true. Lighting power fraction doesn’t change much throughout the day.</w:t>
      </w:r>
    </w:p>
  </w:comment>
  <w:comment w:id="234" w:author="Leach, Matt" w:date="2025-01-23T14:43:00Z" w:initials="ML">
    <w:p w14:paraId="6B80115F" w14:textId="77777777" w:rsidR="0061326B" w:rsidRDefault="0061326B" w:rsidP="0061326B">
      <w:pPr>
        <w:pStyle w:val="CommentText"/>
      </w:pPr>
      <w:r>
        <w:rPr>
          <w:rStyle w:val="CommentReference"/>
        </w:rPr>
        <w:annotationRef/>
      </w:r>
      <w:r>
        <w:t>This sentence is confusing. Isn’t the overall load reduction simply tied to the amount of lighting power that is being eliminated? So, the savings would be a little bit less during periods where the baseline lighting power fraction is lower.</w:t>
      </w:r>
    </w:p>
  </w:comment>
  <w:comment w:id="239" w:author="CaraDonna, Christopher" w:date="2024-10-21T13:15:00Z" w:initials="CC">
    <w:p w14:paraId="1F378A4C" w14:textId="1BC38A85" w:rsidR="007E7259" w:rsidRDefault="007E7259" w:rsidP="007E7259">
      <w:pPr>
        <w:pStyle w:val="CommentText"/>
      </w:pPr>
      <w:r>
        <w:rPr>
          <w:rStyle w:val="CommentReference"/>
        </w:rPr>
        <w:annotationRef/>
      </w:r>
      <w:r>
        <w:t>First and foremost, this section should be labeled and described as using the stock-level results from the full data set, rather than looking at a single building. Currently, I see no explanation that we have moved to stock results.</w:t>
      </w:r>
    </w:p>
  </w:comment>
  <w:comment w:id="238" w:author="CaraDonna, Christopher" w:date="2024-10-21T13:20:00Z" w:initials="CC">
    <w:p w14:paraId="25A7B7A0" w14:textId="77777777" w:rsidR="00621368" w:rsidRDefault="00621368" w:rsidP="00621368">
      <w:pPr>
        <w:pStyle w:val="CommentText"/>
      </w:pPr>
      <w:r>
        <w:rPr>
          <w:rStyle w:val="CommentReference"/>
        </w:rPr>
        <w:annotationRef/>
      </w:r>
      <w:r>
        <w:t>And just to confirm, all stock level results are only for the daily peak load optimization, correct?</w:t>
      </w:r>
    </w:p>
  </w:comment>
  <w:comment w:id="247" w:author="CaraDonna, Christopher" w:date="2024-10-21T13:43:00Z" w:initials="CC">
    <w:p w14:paraId="2F4F6327" w14:textId="77777777" w:rsidR="0050220C" w:rsidRDefault="0050220C" w:rsidP="0050220C">
      <w:pPr>
        <w:pStyle w:val="CommentText"/>
      </w:pPr>
      <w:r>
        <w:rPr>
          <w:rStyle w:val="CommentReference"/>
        </w:rPr>
        <w:annotationRef/>
      </w:r>
      <w:r>
        <w:t>Also, this is stock level, including non applicable buildings. We should also remind readers that this is dispatched daily, and so annual aggregate results can vary if this is not the case.</w:t>
      </w:r>
    </w:p>
  </w:comment>
  <w:comment w:id="246" w:author="Leach, Matt" w:date="2025-01-23T15:29:00Z" w:initials="ML">
    <w:p w14:paraId="44959C37" w14:textId="77777777" w:rsidR="00E47E47" w:rsidRDefault="00E47E47" w:rsidP="00E47E47">
      <w:pPr>
        <w:pStyle w:val="CommentText"/>
      </w:pPr>
      <w:r>
        <w:rPr>
          <w:rStyle w:val="CommentReference"/>
        </w:rPr>
        <w:annotationRef/>
      </w:r>
      <w:r>
        <w:t>I’m not sure I agree with this. The savings are pretty high (higher than the peak reductions or bill savings for the other measure). It’s important to remember that the load being reduced is also small. If load reduction is less than 1% how much could you really reduced emissions?</w:t>
      </w:r>
    </w:p>
  </w:comment>
  <w:comment w:id="248" w:author="Leach, Matt" w:date="2025-01-23T15:29:00Z" w:initials="ML">
    <w:p w14:paraId="18CD04FA" w14:textId="77777777" w:rsidR="0004690B" w:rsidRDefault="0004690B" w:rsidP="0004690B">
      <w:pPr>
        <w:pStyle w:val="CommentText"/>
      </w:pPr>
      <w:r>
        <w:rPr>
          <w:rStyle w:val="CommentReference"/>
        </w:rPr>
        <w:annotationRef/>
      </w:r>
      <w:r>
        <w:t>See my comment above. I think this is the real explanation.</w:t>
      </w:r>
    </w:p>
  </w:comment>
  <w:comment w:id="249" w:author="Leach, Matt" w:date="2025-01-23T15:30:00Z" w:initials="ML">
    <w:p w14:paraId="3A61A73C" w14:textId="77777777" w:rsidR="00E31134" w:rsidRDefault="00E31134" w:rsidP="00E31134">
      <w:pPr>
        <w:pStyle w:val="CommentText"/>
      </w:pPr>
      <w:r>
        <w:rPr>
          <w:rStyle w:val="CommentReference"/>
        </w:rPr>
        <w:annotationRef/>
      </w:r>
      <w:r>
        <w:t>Is it necessary to say this?</w:t>
      </w:r>
    </w:p>
  </w:comment>
  <w:comment w:id="263" w:author="CaraDonna, Christopher" w:date="2024-10-21T13:34:00Z" w:initials="CC">
    <w:p w14:paraId="34E63870" w14:textId="147139D8" w:rsidR="0050220C" w:rsidRDefault="0050220C" w:rsidP="0050220C">
      <w:pPr>
        <w:pStyle w:val="CommentText"/>
      </w:pPr>
      <w:r>
        <w:rPr>
          <w:rStyle w:val="CommentReference"/>
        </w:rPr>
        <w:annotationRef/>
      </w:r>
      <w:r>
        <w:t>I would add a sentence stating that aggregate annual energy savings are not the key goal of DR measures, but that they are presented here regardless to understand the impact. And that these annual savings are for daily dispatch, which will not be the case for many DR programs.</w:t>
      </w:r>
    </w:p>
  </w:comment>
  <w:comment w:id="264" w:author="Leach, Matt" w:date="2025-01-23T15:32:00Z" w:initials="ML">
    <w:p w14:paraId="253267A0" w14:textId="77777777" w:rsidR="00BE4A00" w:rsidRDefault="00BE4A00" w:rsidP="00BE4A00">
      <w:pPr>
        <w:pStyle w:val="CommentText"/>
      </w:pPr>
      <w:r>
        <w:rPr>
          <w:rStyle w:val="CommentReference"/>
        </w:rPr>
        <w:annotationRef/>
      </w:r>
      <w:r>
        <w:t>This is confusing. Is the objective load reduction or emissions reduction?</w:t>
      </w:r>
    </w:p>
  </w:comment>
  <w:comment w:id="265" w:author="Leach, Matt" w:date="2025-01-23T15:36:00Z" w:initials="ML">
    <w:p w14:paraId="317873E5" w14:textId="77777777" w:rsidR="000F7ACF" w:rsidRDefault="000F7ACF" w:rsidP="000F7ACF">
      <w:pPr>
        <w:pStyle w:val="CommentText"/>
      </w:pPr>
      <w:r>
        <w:rPr>
          <w:rStyle w:val="CommentReference"/>
        </w:rPr>
        <w:annotationRef/>
      </w:r>
      <w:r>
        <w:t>These numbers don’t seem to match the table below. What am I missing? Also, these numbers match exactly to those for the Lighting Control for Load Shedding measure. That doesn’t seem right. Should the load reduction by less in this case (that’s what Table 7 seems to indicate)?</w:t>
      </w:r>
    </w:p>
  </w:comment>
  <w:comment w:id="269" w:author="Leach, Matt" w:date="2025-01-23T15:37:00Z" w:initials="ML">
    <w:p w14:paraId="1B1169F2" w14:textId="77777777" w:rsidR="000053A5" w:rsidRDefault="000053A5" w:rsidP="000053A5">
      <w:pPr>
        <w:pStyle w:val="CommentText"/>
      </w:pPr>
      <w:r>
        <w:rPr>
          <w:rStyle w:val="CommentReference"/>
        </w:rPr>
        <w:annotationRef/>
      </w:r>
      <w:r>
        <w:t>In the right side of Figure 9, the baseline consumption is 2335. For the Lighting Control for Load Shedding measure it is 2345. Shouldn’t those numbers be the same?</w:t>
      </w:r>
    </w:p>
  </w:comment>
  <w:comment w:id="273" w:author="Leach, Matt" w:date="2025-01-23T15:38:00Z" w:initials="ML">
    <w:p w14:paraId="695E094B" w14:textId="77777777" w:rsidR="000053A5" w:rsidRDefault="000053A5" w:rsidP="000053A5">
      <w:pPr>
        <w:pStyle w:val="CommentText"/>
      </w:pPr>
      <w:r>
        <w:rPr>
          <w:rStyle w:val="CommentReference"/>
        </w:rPr>
        <w:annotationRef/>
      </w:r>
      <w:r>
        <w:t>Emissions reductions?</w:t>
      </w:r>
    </w:p>
  </w:comment>
  <w:comment w:id="274" w:author="Leach, Matt" w:date="2025-01-23T15:38:00Z" w:initials="ML">
    <w:p w14:paraId="661A3FA3" w14:textId="77777777" w:rsidR="000053A5" w:rsidRDefault="000053A5" w:rsidP="000053A5">
      <w:pPr>
        <w:pStyle w:val="CommentText"/>
      </w:pPr>
      <w:r>
        <w:rPr>
          <w:rStyle w:val="CommentReference"/>
        </w:rPr>
        <w:annotationRef/>
      </w:r>
      <w:r>
        <w:t>Emissions?</w:t>
      </w:r>
    </w:p>
  </w:comment>
  <w:comment w:id="275" w:author="Leach, Matt" w:date="2025-01-23T15:39:00Z" w:initials="ML">
    <w:p w14:paraId="554CD0F0" w14:textId="77777777" w:rsidR="000053A5" w:rsidRDefault="000053A5" w:rsidP="000053A5">
      <w:pPr>
        <w:pStyle w:val="CommentText"/>
      </w:pPr>
      <w:r>
        <w:rPr>
          <w:rStyle w:val="CommentReference"/>
        </w:rPr>
        <w:annotationRef/>
      </w:r>
      <w:r>
        <w:t>Emissions reduction?</w:t>
      </w:r>
    </w:p>
  </w:comment>
  <w:comment w:id="276" w:author="Leach, Matt" w:date="2025-01-23T15:39:00Z" w:initials="ML">
    <w:p w14:paraId="7F3523C8" w14:textId="77777777" w:rsidR="000053A5" w:rsidRDefault="000053A5" w:rsidP="000053A5">
      <w:pPr>
        <w:pStyle w:val="CommentText"/>
      </w:pPr>
      <w:r>
        <w:rPr>
          <w:rStyle w:val="CommentReference"/>
        </w:rPr>
        <w:annotationRef/>
      </w:r>
      <w:r>
        <w:t>Emissions reductions?</w:t>
      </w:r>
    </w:p>
  </w:comment>
  <w:comment w:id="284" w:author="Leach, Matt" w:date="2025-01-23T15:40:00Z" w:initials="ML">
    <w:p w14:paraId="4995447C" w14:textId="77777777" w:rsidR="0094758C" w:rsidRDefault="0094758C" w:rsidP="0094758C">
      <w:pPr>
        <w:pStyle w:val="CommentText"/>
      </w:pPr>
      <w:r>
        <w:rPr>
          <w:rStyle w:val="CommentReference"/>
        </w:rPr>
        <w:annotationRef/>
      </w:r>
      <w:r>
        <w:t>I commented on this in the other measure. I think this statement is incorrect.</w:t>
      </w:r>
    </w:p>
  </w:comment>
  <w:comment w:id="286" w:author="Leach, Matt" w:date="2025-01-23T15:40:00Z" w:initials="ML">
    <w:p w14:paraId="4CCD0A2A" w14:textId="77777777" w:rsidR="0094758C" w:rsidRDefault="0094758C" w:rsidP="0094758C">
      <w:pPr>
        <w:pStyle w:val="CommentText"/>
      </w:pPr>
      <w:r>
        <w:rPr>
          <w:rStyle w:val="CommentReference"/>
        </w:rPr>
        <w:annotationRef/>
      </w:r>
      <w:r>
        <w:t>Emissions?</w:t>
      </w:r>
    </w:p>
  </w:comment>
  <w:comment w:id="287" w:author="CaraDonna, Christopher" w:date="2024-10-21T13:32:00Z" w:initials="CC">
    <w:p w14:paraId="07EFB312" w14:textId="06A5CCB6" w:rsidR="00B356C7" w:rsidRDefault="00B356C7" w:rsidP="00B356C7">
      <w:pPr>
        <w:pStyle w:val="CommentText"/>
      </w:pPr>
      <w:r>
        <w:rPr>
          <w:rStyle w:val="CommentReference"/>
        </w:rPr>
        <w:annotationRef/>
      </w:r>
      <w:r>
        <w:t>If you don’t already, we should identify this in the limitations/concerns section - we are not using any DR rates that may have an impact on utility bills in real buildings that use DR.</w:t>
      </w:r>
    </w:p>
  </w:comment>
  <w:comment w:id="285" w:author="Leach, Matt" w:date="2025-01-23T15:41:00Z" w:initials="ML">
    <w:p w14:paraId="3F1FBA65" w14:textId="77777777" w:rsidR="0094758C" w:rsidRDefault="0094758C" w:rsidP="0094758C">
      <w:pPr>
        <w:pStyle w:val="CommentText"/>
      </w:pPr>
      <w:r>
        <w:rPr>
          <w:rStyle w:val="CommentReference"/>
        </w:rPr>
        <w:annotationRef/>
      </w:r>
      <w:r>
        <w:t>You probably don’t need this sentence at all for the emissions reduction measure.</w:t>
      </w:r>
    </w:p>
  </w:comment>
  <w:comment w:id="297" w:author="CaraDonna, Christopher" w:date="2024-10-21T14:00:00Z" w:initials="CC">
    <w:p w14:paraId="6445BA86" w14:textId="53369516" w:rsidR="00267BCB" w:rsidRDefault="00267BCB" w:rsidP="00267BCB">
      <w:pPr>
        <w:pStyle w:val="CommentText"/>
      </w:pPr>
      <w:r>
        <w:rPr>
          <w:rStyle w:val="CommentReference"/>
        </w:rPr>
        <w:annotationRef/>
      </w:r>
      <w:r>
        <w:t>You could mention that the small reduction sometimes seen with natural gas heating is generally from fuel switching in mixed fuels systems (if this is true).</w:t>
      </w:r>
    </w:p>
  </w:comment>
  <w:comment w:id="307" w:author="CaraDonna, Christopher" w:date="2023-04-13T14:19:00Z" w:initials="CC">
    <w:p w14:paraId="147DF6B0" w14:textId="2D756268" w:rsidR="00B07A10" w:rsidRDefault="00B07A10" w:rsidP="00F37DBF">
      <w:pPr>
        <w:pStyle w:val="CommentText"/>
      </w:pPr>
      <w:r>
        <w:rPr>
          <w:rStyle w:val="CommentReference"/>
        </w:rPr>
        <w:annotationRef/>
      </w:r>
      <w:r>
        <w:t>Include at least the following figures, but as more as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E183EA" w15:done="1"/>
  <w15:commentEx w15:paraId="6CAC87D0" w15:done="1"/>
  <w15:commentEx w15:paraId="716684D5" w15:done="0"/>
  <w15:commentEx w15:paraId="5873C55A" w15:done="1"/>
  <w15:commentEx w15:paraId="26EB6A49" w15:paraIdParent="5873C55A" w15:done="1"/>
  <w15:commentEx w15:paraId="61A7279B" w15:done="1"/>
  <w15:commentEx w15:paraId="6E09B17A" w15:paraIdParent="61A7279B" w15:done="1"/>
  <w15:commentEx w15:paraId="179C09F0" w15:done="1"/>
  <w15:commentEx w15:paraId="567ADE2F" w15:done="0"/>
  <w15:commentEx w15:paraId="7F653A8A" w15:done="1"/>
  <w15:commentEx w15:paraId="21B1ACB5" w15:done="1"/>
  <w15:commentEx w15:paraId="55068530" w15:done="1"/>
  <w15:commentEx w15:paraId="386BB815" w15:done="0"/>
  <w15:commentEx w15:paraId="152AC85A" w15:done="1"/>
  <w15:commentEx w15:paraId="1F3AA0A2" w15:paraIdParent="152AC85A" w15:done="1"/>
  <w15:commentEx w15:paraId="1F65602F" w15:done="0"/>
  <w15:commentEx w15:paraId="1CA72F9F" w15:done="1"/>
  <w15:commentEx w15:paraId="694C93D3" w15:done="1"/>
  <w15:commentEx w15:paraId="4B2F1335" w15:done="1"/>
  <w15:commentEx w15:paraId="329A9C72" w15:done="1"/>
  <w15:commentEx w15:paraId="2E6C40EE" w15:done="1"/>
  <w15:commentEx w15:paraId="21B07C8B" w15:done="1"/>
  <w15:commentEx w15:paraId="0D2CD8CC" w15:done="1"/>
  <w15:commentEx w15:paraId="7C06ACEE" w15:done="1"/>
  <w15:commentEx w15:paraId="27252072" w15:paraIdParent="7C06ACEE" w15:done="1"/>
  <w15:commentEx w15:paraId="565A842A" w15:paraIdParent="7C06ACEE" w15:done="1"/>
  <w15:commentEx w15:paraId="698D156C" w15:done="1"/>
  <w15:commentEx w15:paraId="787E76C1" w15:done="1"/>
  <w15:commentEx w15:paraId="0DFD58C0" w15:done="1"/>
  <w15:commentEx w15:paraId="66A56577" w15:done="1"/>
  <w15:commentEx w15:paraId="6A0A503D" w15:paraIdParent="66A56577" w15:done="1"/>
  <w15:commentEx w15:paraId="735FE8BF" w15:done="1"/>
  <w15:commentEx w15:paraId="36E68980" w15:done="1"/>
  <w15:commentEx w15:paraId="729C72D1" w15:done="1"/>
  <w15:commentEx w15:paraId="12E62808" w15:done="1"/>
  <w15:commentEx w15:paraId="39559D49" w15:done="1"/>
  <w15:commentEx w15:paraId="53D1654B" w15:done="1"/>
  <w15:commentEx w15:paraId="65B135C9" w15:done="1"/>
  <w15:commentEx w15:paraId="002D595B" w15:paraIdParent="65B135C9" w15:done="1"/>
  <w15:commentEx w15:paraId="6F20325F" w15:done="1"/>
  <w15:commentEx w15:paraId="02FF6A19" w15:done="1"/>
  <w15:commentEx w15:paraId="766969DB" w15:paraIdParent="02FF6A19" w15:done="1"/>
  <w15:commentEx w15:paraId="35C2B9F4" w15:done="0"/>
  <w15:commentEx w15:paraId="5BFD28EF" w15:paraIdParent="35C2B9F4" w15:done="0"/>
  <w15:commentEx w15:paraId="658A57BA" w15:done="1"/>
  <w15:commentEx w15:paraId="518C45E6" w15:paraIdParent="658A57BA" w15:done="1"/>
  <w15:commentEx w15:paraId="3406A394" w15:done="1"/>
  <w15:commentEx w15:paraId="17DD285A" w15:done="0"/>
  <w15:commentEx w15:paraId="5F138444" w15:paraIdParent="17DD285A" w15:done="0"/>
  <w15:commentEx w15:paraId="67916927" w15:paraIdParent="17DD285A" w15:done="0"/>
  <w15:commentEx w15:paraId="2C36C3F6" w15:paraIdParent="17DD285A" w15:done="0"/>
  <w15:commentEx w15:paraId="6A16B4F8" w15:paraIdParent="17DD285A" w15:done="0"/>
  <w15:commentEx w15:paraId="1528023B" w15:done="1"/>
  <w15:commentEx w15:paraId="57989384" w15:done="1"/>
  <w15:commentEx w15:paraId="695316DC" w15:done="1"/>
  <w15:commentEx w15:paraId="48BD894D" w15:paraIdParent="695316DC" w15:done="1"/>
  <w15:commentEx w15:paraId="53B07CB5" w15:paraIdParent="695316DC" w15:done="1"/>
  <w15:commentEx w15:paraId="278DC81F" w15:done="1"/>
  <w15:commentEx w15:paraId="1248783A" w15:paraIdParent="278DC81F" w15:done="1"/>
  <w15:commentEx w15:paraId="3952265B" w15:done="1"/>
  <w15:commentEx w15:paraId="0117FF8F" w15:done="0"/>
  <w15:commentEx w15:paraId="403410B6" w15:done="1"/>
  <w15:commentEx w15:paraId="259C3743" w15:paraIdParent="403410B6" w15:done="1"/>
  <w15:commentEx w15:paraId="643E89A4" w15:done="1"/>
  <w15:commentEx w15:paraId="70E86F4A" w15:done="1"/>
  <w15:commentEx w15:paraId="1D2866C7" w15:paraIdParent="70E86F4A" w15:done="1"/>
  <w15:commentEx w15:paraId="330FD367" w15:done="1"/>
  <w15:commentEx w15:paraId="0244F72F" w15:done="0"/>
  <w15:commentEx w15:paraId="706D59D5" w15:done="0"/>
  <w15:commentEx w15:paraId="7A276CFA" w15:paraIdParent="706D59D5" w15:done="0"/>
  <w15:commentEx w15:paraId="7C3B0A6A" w15:done="1"/>
  <w15:commentEx w15:paraId="449B7DFD" w15:done="1"/>
  <w15:commentEx w15:paraId="7B91083E" w15:done="0"/>
  <w15:commentEx w15:paraId="30554B14" w15:paraIdParent="7B91083E" w15:done="0"/>
  <w15:commentEx w15:paraId="003EEC9E" w15:done="1"/>
  <w15:commentEx w15:paraId="43BB2310" w15:done="1"/>
  <w15:commentEx w15:paraId="4643AD02" w15:done="0"/>
  <w15:commentEx w15:paraId="2C889A87" w15:done="0"/>
  <w15:commentEx w15:paraId="031B4E70" w15:paraIdParent="2C889A87" w15:done="0"/>
  <w15:commentEx w15:paraId="720F7E02" w15:done="0"/>
  <w15:commentEx w15:paraId="55538CE4" w15:done="0"/>
  <w15:commentEx w15:paraId="23CD8A4D" w15:done="1"/>
  <w15:commentEx w15:paraId="3376AF29" w15:done="0"/>
  <w15:commentEx w15:paraId="07117D4F" w15:done="1"/>
  <w15:commentEx w15:paraId="4D630A5E" w15:done="1"/>
  <w15:commentEx w15:paraId="5E5AF31B" w15:paraIdParent="4D630A5E" w15:done="1"/>
  <w15:commentEx w15:paraId="6CF14DAE" w15:paraIdParent="4D630A5E" w15:done="1"/>
  <w15:commentEx w15:paraId="6C32CE04" w15:done="0"/>
  <w15:commentEx w15:paraId="6EEC4CD6" w15:done="1"/>
  <w15:commentEx w15:paraId="4749269A" w15:done="1"/>
  <w15:commentEx w15:paraId="32B2ED90" w15:done="1"/>
  <w15:commentEx w15:paraId="6F3BC74A" w15:done="1"/>
  <w15:commentEx w15:paraId="3656C7A7" w15:paraIdParent="6F3BC74A" w15:done="1"/>
  <w15:commentEx w15:paraId="1FEF70D9" w15:done="1"/>
  <w15:commentEx w15:paraId="13C7CCE8" w15:done="1"/>
  <w15:commentEx w15:paraId="67135AAD" w15:paraIdParent="13C7CCE8" w15:done="1"/>
  <w15:commentEx w15:paraId="5B3761C8" w15:done="0"/>
  <w15:commentEx w15:paraId="7BB2D38B" w15:paraIdParent="5B3761C8" w15:done="0"/>
  <w15:commentEx w15:paraId="25BAD658" w15:done="1"/>
  <w15:commentEx w15:paraId="10AA7A32" w15:done="1"/>
  <w15:commentEx w15:paraId="67A3A1D8" w15:done="0"/>
  <w15:commentEx w15:paraId="0D4300F6" w15:paraIdParent="67A3A1D8" w15:done="0"/>
  <w15:commentEx w15:paraId="6839EAA4" w15:paraIdParent="67A3A1D8" w15:done="0"/>
  <w15:commentEx w15:paraId="20FD7D14" w15:done="0"/>
  <w15:commentEx w15:paraId="6B80115F" w15:done="0"/>
  <w15:commentEx w15:paraId="1F378A4C" w15:done="0"/>
  <w15:commentEx w15:paraId="25A7B7A0" w15:done="0"/>
  <w15:commentEx w15:paraId="2F4F6327" w15:done="1"/>
  <w15:commentEx w15:paraId="44959C37" w15:done="0"/>
  <w15:commentEx w15:paraId="18CD04FA" w15:done="0"/>
  <w15:commentEx w15:paraId="3A61A73C" w15:done="0"/>
  <w15:commentEx w15:paraId="34E63870" w15:done="0"/>
  <w15:commentEx w15:paraId="253267A0" w15:done="0"/>
  <w15:commentEx w15:paraId="317873E5" w15:done="0"/>
  <w15:commentEx w15:paraId="1B1169F2" w15:done="0"/>
  <w15:commentEx w15:paraId="695E094B" w15:done="0"/>
  <w15:commentEx w15:paraId="661A3FA3" w15:done="0"/>
  <w15:commentEx w15:paraId="554CD0F0" w15:done="0"/>
  <w15:commentEx w15:paraId="7F3523C8" w15:done="0"/>
  <w15:commentEx w15:paraId="4995447C" w15:done="0"/>
  <w15:commentEx w15:paraId="4CCD0A2A" w15:done="0"/>
  <w15:commentEx w15:paraId="07EFB312" w15:done="0"/>
  <w15:commentEx w15:paraId="3F1FBA65" w15:done="0"/>
  <w15:commentEx w15:paraId="6445BA86" w15:done="0"/>
  <w15:commentEx w15:paraId="147DF6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5EC02B" w16cex:dateUtc="2024-12-23T16:07:00Z"/>
  <w16cex:commentExtensible w16cex:durableId="2A55EC6D" w16cex:dateUtc="2024-08-01T17:13:00Z"/>
  <w16cex:commentExtensible w16cex:durableId="4C27FAFA" w16cex:dateUtc="2024-07-15T14:44:00Z"/>
  <w16cex:commentExtensible w16cex:durableId="0343A19B" w16cex:dateUtc="2024-07-15T14:42:00Z"/>
  <w16cex:commentExtensible w16cex:durableId="2B2D91B1" w16cex:dateUtc="2024-08-19T16:00:00Z"/>
  <w16cex:commentExtensible w16cex:durableId="6F6BEDAD" w16cex:dateUtc="2024-08-19T16:01:00Z"/>
  <w16cex:commentExtensible w16cex:durableId="11061E62" w16cex:dateUtc="2024-10-20T07:10:00Z"/>
  <w16cex:commentExtensible w16cex:durableId="2A55EDCE" w16cex:dateUtc="2024-08-01T17:19:00Z"/>
  <w16cex:commentExtensible w16cex:durableId="6B6047BF" w16cex:dateUtc="2024-12-23T18:51:00Z"/>
  <w16cex:commentExtensible w16cex:durableId="2A55EDDD" w16cex:dateUtc="2024-08-01T17:19:00Z"/>
  <w16cex:commentExtensible w16cex:durableId="427726ED" w16cex:dateUtc="2024-08-19T16:04:00Z"/>
  <w16cex:commentExtensible w16cex:durableId="13352A2A" w16cex:dateUtc="2024-08-19T16:04:00Z"/>
  <w16cex:commentExtensible w16cex:durableId="04924E20" w16cex:dateUtc="2024-12-23T16:16:00Z"/>
  <w16cex:commentExtensible w16cex:durableId="18670349" w16cex:dateUtc="2024-07-15T15:46:00Z"/>
  <w16cex:commentExtensible w16cex:durableId="627DF14D" w16cex:dateUtc="2024-07-17T20:59:00Z"/>
  <w16cex:commentExtensible w16cex:durableId="07A3CD56" w16cex:dateUtc="2024-12-23T16:02:00Z"/>
  <w16cex:commentExtensible w16cex:durableId="5FD83644" w16cex:dateUtc="2024-07-15T14:48:00Z"/>
  <w16cex:commentExtensible w16cex:durableId="2A55EE78" w16cex:dateUtc="2024-08-01T17:22:00Z"/>
  <w16cex:commentExtensible w16cex:durableId="2A55EE60" w16cex:dateUtc="2024-08-01T17:22:00Z"/>
  <w16cex:commentExtensible w16cex:durableId="12F746AD" w16cex:dateUtc="2024-07-15T14:49:00Z"/>
  <w16cex:commentExtensible w16cex:durableId="20727D16" w16cex:dateUtc="2024-08-19T16:08:00Z"/>
  <w16cex:commentExtensible w16cex:durableId="37C6EB9F" w16cex:dateUtc="2024-08-19T16:09:00Z"/>
  <w16cex:commentExtensible w16cex:durableId="16886621" w16cex:dateUtc="2024-07-15T14:52:00Z"/>
  <w16cex:commentExtensible w16cex:durableId="44CF2EDD" w16cex:dateUtc="2024-07-15T14:55:00Z">
    <w16cex:extLst>
      <w16:ext w16:uri="{CE6994B0-6A32-4C9F-8C6B-6E91EDA988CE}">
        <cr:reactions xmlns:cr="http://schemas.microsoft.com/office/comments/2020/reactions">
          <cr:reaction reactionType="1">
            <cr:reactionInfo dateUtc="2024-08-01T17:29:21Z">
              <cr:user userId="S::charris@nrel.gov::8e247318-e716-47d0-8054-59699952452a" userProvider="AD" userName="Harris, Chioke"/>
            </cr:reactionInfo>
          </cr:reaction>
        </cr:reactions>
      </w16:ext>
    </w16cex:extLst>
  </w16cex:commentExtensible>
  <w16cex:commentExtensible w16cex:durableId="2A55F1F7" w16cex:dateUtc="2024-08-01T17:37:00Z"/>
  <w16cex:commentExtensible w16cex:durableId="662D4C2C" w16cex:dateUtc="2024-08-19T16:11:00Z"/>
  <w16cex:commentExtensible w16cex:durableId="2A55F05A" w16cex:dateUtc="2024-08-01T17:30:00Z"/>
  <w16cex:commentExtensible w16cex:durableId="2A55F0D1" w16cex:dateUtc="2024-08-01T17:32:00Z"/>
  <w16cex:commentExtensible w16cex:durableId="2A55F170" w16cex:dateUtc="2024-08-01T17:35:00Z"/>
  <w16cex:commentExtensible w16cex:durableId="5DE015BF" w16cex:dateUtc="2024-07-15T15:02:00Z"/>
  <w16cex:commentExtensible w16cex:durableId="53291EB8" w16cex:dateUtc="2024-07-15T15:04:00Z"/>
  <w16cex:commentExtensible w16cex:durableId="1D023DFA" w16cex:dateUtc="2024-10-18T21:38:00Z"/>
  <w16cex:commentExtensible w16cex:durableId="3589949B" w16cex:dateUtc="2024-12-31T21:57:00Z"/>
  <w16cex:commentExtensible w16cex:durableId="2A55F223" w16cex:dateUtc="2024-08-01T17:38:00Z"/>
  <w16cex:commentExtensible w16cex:durableId="6C472365" w16cex:dateUtc="2024-10-18T21:29:00Z"/>
  <w16cex:commentExtensible w16cex:durableId="2A55F408" w16cex:dateUtc="2024-08-01T17:46:00Z"/>
  <w16cex:commentExtensible w16cex:durableId="2A55F3CC" w16cex:dateUtc="2024-08-01T17:45:00Z"/>
  <w16cex:commentExtensible w16cex:durableId="2A55F437" w16cex:dateUtc="2024-08-01T17:47:00Z"/>
  <w16cex:commentExtensible w16cex:durableId="1CE9CA8B" w16cex:dateUtc="2024-08-19T16:17:00Z"/>
  <w16cex:commentExtensible w16cex:durableId="2A55F3E4" w16cex:dateUtc="2024-08-01T17:45:00Z"/>
  <w16cex:commentExtensible w16cex:durableId="2A55F45D" w16cex:dateUtc="2024-08-01T17:47:00Z"/>
  <w16cex:commentExtensible w16cex:durableId="5DC0F261" w16cex:dateUtc="2024-10-15T21:41:00Z"/>
  <w16cex:commentExtensible w16cex:durableId="2A55F493" w16cex:dateUtc="2024-08-01T17:48:00Z"/>
  <w16cex:commentExtensible w16cex:durableId="10EDA265" w16cex:dateUtc="2024-08-19T16:18:00Z"/>
  <w16cex:commentExtensible w16cex:durableId="4C2A1DEE" w16cex:dateUtc="2024-07-15T14:59:00Z"/>
  <w16cex:commentExtensible w16cex:durableId="6A3E399F" w16cex:dateUtc="2024-08-19T16:19:00Z"/>
  <w16cex:commentExtensible w16cex:durableId="393EFBE3" w16cex:dateUtc="2024-07-15T15:16:00Z"/>
  <w16cex:commentExtensible w16cex:durableId="205A5350" w16cex:dateUtc="2024-07-15T15:23:00Z"/>
  <w16cex:commentExtensible w16cex:durableId="6FF42692" w16cex:dateUtc="2024-07-15T15:24:00Z"/>
  <w16cex:commentExtensible w16cex:durableId="47D444D5" w16cex:dateUtc="2024-07-15T23:20:00Z"/>
  <w16cex:commentExtensible w16cex:durableId="5341189E" w16cex:dateUtc="2024-08-19T16:21:00Z"/>
  <w16cex:commentExtensible w16cex:durableId="0982CBFF" w16cex:dateUtc="2024-10-21T15:36:00Z"/>
  <w16cex:commentExtensible w16cex:durableId="572057C4" w16cex:dateUtc="2024-07-15T15:09:00Z"/>
  <w16cex:commentExtensible w16cex:durableId="2A55F553" w16cex:dateUtc="2024-08-01T17:51:00Z"/>
  <w16cex:commentExtensible w16cex:durableId="2A55F5AF" w16cex:dateUtc="2024-08-01T17:53:00Z"/>
  <w16cex:commentExtensible w16cex:durableId="2A55F658" w16cex:dateUtc="2024-08-01T17:56:00Z"/>
  <w16cex:commentExtensible w16cex:durableId="17B844E1" w16cex:dateUtc="2024-10-21T18:47:00Z"/>
  <w16cex:commentExtensible w16cex:durableId="1D23C2BB" w16cex:dateUtc="2024-08-19T16:31:00Z"/>
  <w16cex:commentExtensible w16cex:durableId="3082036D" w16cex:dateUtc="2024-10-21T18:46:00Z"/>
  <w16cex:commentExtensible w16cex:durableId="7BC0E343" w16cex:dateUtc="2024-07-15T15:07:00Z"/>
  <w16cex:commentExtensible w16cex:durableId="6C8A15C4" w16cex:dateUtc="2024-12-23T16:16:00Z"/>
  <w16cex:commentExtensible w16cex:durableId="2A55F605" w16cex:dateUtc="2024-08-01T17:54:00Z"/>
  <w16cex:commentExtensible w16cex:durableId="4CB4E95B" w16cex:dateUtc="2024-08-19T16:23:00Z"/>
  <w16cex:commentExtensible w16cex:durableId="2A55F62A" w16cex:dateUtc="2024-08-01T17:55:00Z"/>
  <w16cex:commentExtensible w16cex:durableId="728AC241" w16cex:dateUtc="2024-08-19T16:24:00Z"/>
  <w16cex:commentExtensible w16cex:durableId="528A93A5" w16cex:dateUtc="2024-10-21T19:07:00Z"/>
  <w16cex:commentExtensible w16cex:durableId="2A55F701" w16cex:dateUtc="2024-08-01T17:58:00Z"/>
  <w16cex:commentExtensible w16cex:durableId="2A55F84B" w16cex:dateUtc="2024-08-01T18:04:00Z"/>
  <w16cex:commentExtensible w16cex:durableId="1A11DEC0" w16cex:dateUtc="2024-08-19T16:28:00Z"/>
  <w16cex:commentExtensible w16cex:durableId="3DA276AA" w16cex:dateUtc="2024-10-21T23:11:00Z"/>
  <w16cex:commentExtensible w16cex:durableId="0AD90B65" w16cex:dateUtc="2024-07-15T15:18:00Z"/>
  <w16cex:commentExtensible w16cex:durableId="2A55FE4D" w16cex:dateUtc="2024-08-01T18:30:00Z"/>
  <w16cex:commentExtensible w16cex:durableId="79304D35" w16cex:dateUtc="2024-08-19T16:33:00Z"/>
  <w16cex:commentExtensible w16cex:durableId="103271F0" w16cex:dateUtc="2024-10-21T23:02:00Z"/>
  <w16cex:commentExtensible w16cex:durableId="27E28B21" w16cex:dateUtc="2023-04-13T20:07:00Z"/>
  <w16cex:commentExtensible w16cex:durableId="44CCA0DC" w16cex:dateUtc="2024-08-19T16:37:00Z"/>
  <w16cex:commentExtensible w16cex:durableId="403E387B" w16cex:dateUtc="2024-05-23T21:39:00Z"/>
  <w16cex:commentExtensible w16cex:durableId="7475F73F" w16cex:dateUtc="2024-05-23T21:40:00Z"/>
  <w16cex:commentExtensible w16cex:durableId="23089CEE" w16cex:dateUtc="2024-05-28T17:42:00Z"/>
  <w16cex:commentExtensible w16cex:durableId="0DA9B2EF" w16cex:dateUtc="2024-08-19T16:38:00Z"/>
  <w16cex:commentExtensible w16cex:durableId="05C5C5B6" w16cex:dateUtc="2024-12-31T22:36:00Z"/>
  <w16cex:commentExtensible w16cex:durableId="1DF4DB75" w16cex:dateUtc="2024-07-15T15:20:00Z"/>
  <w16cex:commentExtensible w16cex:durableId="2A56203F" w16cex:dateUtc="2024-08-01T20:54:00Z"/>
  <w16cex:commentExtensible w16cex:durableId="2A5620BF" w16cex:dateUtc="2024-08-01T20:57:00Z"/>
  <w16cex:commentExtensible w16cex:durableId="12C9ADD6" w16cex:dateUtc="2024-07-15T15:22:00Z"/>
  <w16cex:commentExtensible w16cex:durableId="188155ED" w16cex:dateUtc="2024-07-15T15:25:00Z"/>
  <w16cex:commentExtensible w16cex:durableId="3534B516" w16cex:dateUtc="2024-07-16T19:35:00Z"/>
  <w16cex:commentExtensible w16cex:durableId="3EF1B37C" w16cex:dateUtc="2024-08-19T16:41:00Z"/>
  <w16cex:commentExtensible w16cex:durableId="248147C3" w16cex:dateUtc="2024-07-15T15:33:00Z"/>
  <w16cex:commentExtensible w16cex:durableId="3E4B6F87" w16cex:dateUtc="2024-04-01T06:11:00Z"/>
  <w16cex:commentExtensible w16cex:durableId="6D6651C2" w16cex:dateUtc="2024-08-19T16:42:00Z"/>
  <w16cex:commentExtensible w16cex:durableId="28A5F39F" w16cex:dateUtc="2024-07-15T15:36:00Z"/>
  <w16cex:commentExtensible w16cex:durableId="633E2372" w16cex:dateUtc="2024-08-19T16:45:00Z"/>
  <w16cex:commentExtensible w16cex:durableId="2A56266A" w16cex:dateUtc="2024-08-01T21:21:00Z"/>
  <w16cex:commentExtensible w16cex:durableId="4520E006" w16cex:dateUtc="2024-08-19T16:49:00Z"/>
  <w16cex:commentExtensible w16cex:durableId="12207501" w16cex:dateUtc="2024-10-21T22:37:00Z"/>
  <w16cex:commentExtensible w16cex:durableId="2A562692" w16cex:dateUtc="2024-08-01T21:21:00Z"/>
  <w16cex:commentExtensible w16cex:durableId="4CE57E36" w16cex:dateUtc="2024-10-21T19:53:00Z"/>
  <w16cex:commentExtensible w16cex:durableId="4198C690" w16cex:dateUtc="2024-07-15T15:40:00Z"/>
  <w16cex:commentExtensible w16cex:durableId="51008537" w16cex:dateUtc="2024-08-19T16:53:00Z"/>
  <w16cex:commentExtensible w16cex:durableId="330040A6" w16cex:dateUtc="2025-01-06T23:42:00Z"/>
  <w16cex:commentExtensible w16cex:durableId="4F01412D" w16cex:dateUtc="2025-01-08T17:31:00Z"/>
  <w16cex:commentExtensible w16cex:durableId="1863B477" w16cex:dateUtc="2025-01-08T17:42:00Z"/>
  <w16cex:commentExtensible w16cex:durableId="36C63ACF" w16cex:dateUtc="2025-01-23T21:41:00Z"/>
  <w16cex:commentExtensible w16cex:durableId="504CC494" w16cex:dateUtc="2025-01-23T21:43:00Z"/>
  <w16cex:commentExtensible w16cex:durableId="03684747" w16cex:dateUtc="2024-10-21T19:15:00Z"/>
  <w16cex:commentExtensible w16cex:durableId="57F4AF91" w16cex:dateUtc="2024-10-21T19:20:00Z"/>
  <w16cex:commentExtensible w16cex:durableId="4BE79524" w16cex:dateUtc="2024-10-21T19:43:00Z"/>
  <w16cex:commentExtensible w16cex:durableId="7C4637AE" w16cex:dateUtc="2025-01-23T22:29:00Z"/>
  <w16cex:commentExtensible w16cex:durableId="66BE914C" w16cex:dateUtc="2025-01-23T22:29:00Z"/>
  <w16cex:commentExtensible w16cex:durableId="540F0F4C" w16cex:dateUtc="2025-01-23T22:30:00Z"/>
  <w16cex:commentExtensible w16cex:durableId="5F7A4423" w16cex:dateUtc="2024-10-21T19:34:00Z"/>
  <w16cex:commentExtensible w16cex:durableId="0672BEDF" w16cex:dateUtc="2025-01-23T22:32:00Z"/>
  <w16cex:commentExtensible w16cex:durableId="22B1C92E" w16cex:dateUtc="2025-01-23T22:36:00Z"/>
  <w16cex:commentExtensible w16cex:durableId="48ED777E" w16cex:dateUtc="2025-01-23T22:37:00Z"/>
  <w16cex:commentExtensible w16cex:durableId="2A962AA7" w16cex:dateUtc="2025-01-23T22:38:00Z"/>
  <w16cex:commentExtensible w16cex:durableId="0D5A9676" w16cex:dateUtc="2025-01-23T22:38:00Z"/>
  <w16cex:commentExtensible w16cex:durableId="13E5EA59" w16cex:dateUtc="2025-01-23T22:39:00Z"/>
  <w16cex:commentExtensible w16cex:durableId="294583F8" w16cex:dateUtc="2025-01-23T22:39:00Z"/>
  <w16cex:commentExtensible w16cex:durableId="33C4DE41" w16cex:dateUtc="2025-01-23T22:40:00Z"/>
  <w16cex:commentExtensible w16cex:durableId="1688506B" w16cex:dateUtc="2025-01-23T22:40:00Z"/>
  <w16cex:commentExtensible w16cex:durableId="19E3C8FF" w16cex:dateUtc="2024-10-21T19:32:00Z"/>
  <w16cex:commentExtensible w16cex:durableId="435107E2" w16cex:dateUtc="2025-01-23T22:41:00Z"/>
  <w16cex:commentExtensible w16cex:durableId="2E2F3068" w16cex:dateUtc="2024-10-21T20:00:00Z"/>
  <w16cex:commentExtensible w16cex:durableId="27E28DD6" w16cex:dateUtc="2023-04-13T2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E183EA" w16cid:durableId="395EC02B"/>
  <w16cid:commentId w16cid:paraId="6CAC87D0" w16cid:durableId="2A55EC6D"/>
  <w16cid:commentId w16cid:paraId="716684D5" w16cid:durableId="4C27FAFA"/>
  <w16cid:commentId w16cid:paraId="5873C55A" w16cid:durableId="0343A19B"/>
  <w16cid:commentId w16cid:paraId="26EB6A49" w16cid:durableId="2B2D91B1"/>
  <w16cid:commentId w16cid:paraId="61A7279B" w16cid:durableId="6F6BEDAD"/>
  <w16cid:commentId w16cid:paraId="6E09B17A" w16cid:durableId="11061E62"/>
  <w16cid:commentId w16cid:paraId="179C09F0" w16cid:durableId="2A55EDCE"/>
  <w16cid:commentId w16cid:paraId="567ADE2F" w16cid:durableId="6B6047BF"/>
  <w16cid:commentId w16cid:paraId="7F653A8A" w16cid:durableId="2A55EDDD"/>
  <w16cid:commentId w16cid:paraId="21B1ACB5" w16cid:durableId="427726ED"/>
  <w16cid:commentId w16cid:paraId="55068530" w16cid:durableId="13352A2A"/>
  <w16cid:commentId w16cid:paraId="386BB815" w16cid:durableId="04924E20"/>
  <w16cid:commentId w16cid:paraId="152AC85A" w16cid:durableId="18670349"/>
  <w16cid:commentId w16cid:paraId="1F3AA0A2" w16cid:durableId="627DF14D"/>
  <w16cid:commentId w16cid:paraId="1F65602F" w16cid:durableId="07A3CD56"/>
  <w16cid:commentId w16cid:paraId="1CA72F9F" w16cid:durableId="5FD83644"/>
  <w16cid:commentId w16cid:paraId="694C93D3" w16cid:durableId="2A55EE78"/>
  <w16cid:commentId w16cid:paraId="4B2F1335" w16cid:durableId="2A55EE60"/>
  <w16cid:commentId w16cid:paraId="329A9C72" w16cid:durableId="12F746AD"/>
  <w16cid:commentId w16cid:paraId="2E6C40EE" w16cid:durableId="20727D16"/>
  <w16cid:commentId w16cid:paraId="21B07C8B" w16cid:durableId="37C6EB9F"/>
  <w16cid:commentId w16cid:paraId="0D2CD8CC" w16cid:durableId="16886621"/>
  <w16cid:commentId w16cid:paraId="7C06ACEE" w16cid:durableId="44CF2EDD"/>
  <w16cid:commentId w16cid:paraId="27252072" w16cid:durableId="2A55F1F7"/>
  <w16cid:commentId w16cid:paraId="565A842A" w16cid:durableId="662D4C2C"/>
  <w16cid:commentId w16cid:paraId="698D156C" w16cid:durableId="2A55F05A"/>
  <w16cid:commentId w16cid:paraId="787E76C1" w16cid:durableId="2A55F0D1"/>
  <w16cid:commentId w16cid:paraId="0DFD58C0" w16cid:durableId="2A55F170"/>
  <w16cid:commentId w16cid:paraId="66A56577" w16cid:durableId="5DE015BF"/>
  <w16cid:commentId w16cid:paraId="6A0A503D" w16cid:durableId="53291EB8"/>
  <w16cid:commentId w16cid:paraId="735FE8BF" w16cid:durableId="1D023DFA"/>
  <w16cid:commentId w16cid:paraId="36E68980" w16cid:durableId="3589949B"/>
  <w16cid:commentId w16cid:paraId="729C72D1" w16cid:durableId="2A55F223"/>
  <w16cid:commentId w16cid:paraId="12E62808" w16cid:durableId="6C472365"/>
  <w16cid:commentId w16cid:paraId="39559D49" w16cid:durableId="2A55F408"/>
  <w16cid:commentId w16cid:paraId="53D1654B" w16cid:durableId="2A55F3CC"/>
  <w16cid:commentId w16cid:paraId="65B135C9" w16cid:durableId="2A55F437"/>
  <w16cid:commentId w16cid:paraId="002D595B" w16cid:durableId="1CE9CA8B"/>
  <w16cid:commentId w16cid:paraId="6F20325F" w16cid:durableId="2A55F3E4"/>
  <w16cid:commentId w16cid:paraId="02FF6A19" w16cid:durableId="2A55F45D"/>
  <w16cid:commentId w16cid:paraId="766969DB" w16cid:durableId="5DC0F261"/>
  <w16cid:commentId w16cid:paraId="35C2B9F4" w16cid:durableId="2A55F493"/>
  <w16cid:commentId w16cid:paraId="5BFD28EF" w16cid:durableId="10EDA265"/>
  <w16cid:commentId w16cid:paraId="658A57BA" w16cid:durableId="4C2A1DEE"/>
  <w16cid:commentId w16cid:paraId="518C45E6" w16cid:durableId="6A3E399F"/>
  <w16cid:commentId w16cid:paraId="3406A394" w16cid:durableId="393EFBE3"/>
  <w16cid:commentId w16cid:paraId="17DD285A" w16cid:durableId="205A5350"/>
  <w16cid:commentId w16cid:paraId="5F138444" w16cid:durableId="6FF42692"/>
  <w16cid:commentId w16cid:paraId="67916927" w16cid:durableId="47D444D5"/>
  <w16cid:commentId w16cid:paraId="2C36C3F6" w16cid:durableId="5341189E"/>
  <w16cid:commentId w16cid:paraId="6A16B4F8" w16cid:durableId="0982CBFF"/>
  <w16cid:commentId w16cid:paraId="1528023B" w16cid:durableId="572057C4"/>
  <w16cid:commentId w16cid:paraId="57989384" w16cid:durableId="2A55F553"/>
  <w16cid:commentId w16cid:paraId="695316DC" w16cid:durableId="2A55F5AF"/>
  <w16cid:commentId w16cid:paraId="48BD894D" w16cid:durableId="2A55F658"/>
  <w16cid:commentId w16cid:paraId="53B07CB5" w16cid:durableId="17B844E1"/>
  <w16cid:commentId w16cid:paraId="278DC81F" w16cid:durableId="1D23C2BB"/>
  <w16cid:commentId w16cid:paraId="1248783A" w16cid:durableId="3082036D"/>
  <w16cid:commentId w16cid:paraId="3952265B" w16cid:durableId="7BC0E343"/>
  <w16cid:commentId w16cid:paraId="0117FF8F" w16cid:durableId="6C8A15C4"/>
  <w16cid:commentId w16cid:paraId="403410B6" w16cid:durableId="2A55F605"/>
  <w16cid:commentId w16cid:paraId="259C3743" w16cid:durableId="4CB4E95B"/>
  <w16cid:commentId w16cid:paraId="643E89A4" w16cid:durableId="2A55F62A"/>
  <w16cid:commentId w16cid:paraId="70E86F4A" w16cid:durableId="728AC241"/>
  <w16cid:commentId w16cid:paraId="1D2866C7" w16cid:durableId="528A93A5"/>
  <w16cid:commentId w16cid:paraId="330FD367" w16cid:durableId="2A55F701"/>
  <w16cid:commentId w16cid:paraId="0244F72F" w16cid:durableId="2A55F84B"/>
  <w16cid:commentId w16cid:paraId="706D59D5" w16cid:durableId="1A11DEC0"/>
  <w16cid:commentId w16cid:paraId="7A276CFA" w16cid:durableId="3DA276AA"/>
  <w16cid:commentId w16cid:paraId="7C3B0A6A" w16cid:durableId="0AD90B65"/>
  <w16cid:commentId w16cid:paraId="449B7DFD" w16cid:durableId="2A55FE4D"/>
  <w16cid:commentId w16cid:paraId="7B91083E" w16cid:durableId="79304D35"/>
  <w16cid:commentId w16cid:paraId="30554B14" w16cid:durableId="103271F0"/>
  <w16cid:commentId w16cid:paraId="003EEC9E" w16cid:durableId="27E28B21"/>
  <w16cid:commentId w16cid:paraId="43BB2310" w16cid:durableId="44CCA0DC"/>
  <w16cid:commentId w16cid:paraId="4643AD02" w16cid:durableId="403E387B"/>
  <w16cid:commentId w16cid:paraId="2C889A87" w16cid:durableId="7475F73F"/>
  <w16cid:commentId w16cid:paraId="031B4E70" w16cid:durableId="23089CEE"/>
  <w16cid:commentId w16cid:paraId="720F7E02" w16cid:durableId="0DA9B2EF"/>
  <w16cid:commentId w16cid:paraId="55538CE4" w16cid:durableId="05C5C5B6"/>
  <w16cid:commentId w16cid:paraId="23CD8A4D" w16cid:durableId="1DF4DB75"/>
  <w16cid:commentId w16cid:paraId="3376AF29" w16cid:durableId="2A56203F"/>
  <w16cid:commentId w16cid:paraId="07117D4F" w16cid:durableId="2A5620BF"/>
  <w16cid:commentId w16cid:paraId="4D630A5E" w16cid:durableId="12C9ADD6"/>
  <w16cid:commentId w16cid:paraId="5E5AF31B" w16cid:durableId="188155ED"/>
  <w16cid:commentId w16cid:paraId="6CF14DAE" w16cid:durableId="3534B516"/>
  <w16cid:commentId w16cid:paraId="6C32CE04" w16cid:durableId="3EF1B37C"/>
  <w16cid:commentId w16cid:paraId="6EEC4CD6" w16cid:durableId="248147C3"/>
  <w16cid:commentId w16cid:paraId="4749269A" w16cid:durableId="3E4B6F87"/>
  <w16cid:commentId w16cid:paraId="32B2ED90" w16cid:durableId="6D6651C2"/>
  <w16cid:commentId w16cid:paraId="6F3BC74A" w16cid:durableId="28A5F39F"/>
  <w16cid:commentId w16cid:paraId="3656C7A7" w16cid:durableId="633E2372"/>
  <w16cid:commentId w16cid:paraId="1FEF70D9" w16cid:durableId="2A56266A"/>
  <w16cid:commentId w16cid:paraId="13C7CCE8" w16cid:durableId="4520E006"/>
  <w16cid:commentId w16cid:paraId="67135AAD" w16cid:durableId="12207501"/>
  <w16cid:commentId w16cid:paraId="5B3761C8" w16cid:durableId="2A562692"/>
  <w16cid:commentId w16cid:paraId="7BB2D38B" w16cid:durableId="4CE57E36"/>
  <w16cid:commentId w16cid:paraId="25BAD658" w16cid:durableId="4198C690"/>
  <w16cid:commentId w16cid:paraId="10AA7A32" w16cid:durableId="51008537"/>
  <w16cid:commentId w16cid:paraId="67A3A1D8" w16cid:durableId="330040A6"/>
  <w16cid:commentId w16cid:paraId="0D4300F6" w16cid:durableId="4F01412D"/>
  <w16cid:commentId w16cid:paraId="6839EAA4" w16cid:durableId="1863B477"/>
  <w16cid:commentId w16cid:paraId="20FD7D14" w16cid:durableId="36C63ACF"/>
  <w16cid:commentId w16cid:paraId="6B80115F" w16cid:durableId="504CC494"/>
  <w16cid:commentId w16cid:paraId="1F378A4C" w16cid:durableId="03684747"/>
  <w16cid:commentId w16cid:paraId="25A7B7A0" w16cid:durableId="57F4AF91"/>
  <w16cid:commentId w16cid:paraId="2F4F6327" w16cid:durableId="4BE79524"/>
  <w16cid:commentId w16cid:paraId="44959C37" w16cid:durableId="7C4637AE"/>
  <w16cid:commentId w16cid:paraId="18CD04FA" w16cid:durableId="66BE914C"/>
  <w16cid:commentId w16cid:paraId="3A61A73C" w16cid:durableId="540F0F4C"/>
  <w16cid:commentId w16cid:paraId="34E63870" w16cid:durableId="5F7A4423"/>
  <w16cid:commentId w16cid:paraId="253267A0" w16cid:durableId="0672BEDF"/>
  <w16cid:commentId w16cid:paraId="317873E5" w16cid:durableId="22B1C92E"/>
  <w16cid:commentId w16cid:paraId="1B1169F2" w16cid:durableId="48ED777E"/>
  <w16cid:commentId w16cid:paraId="695E094B" w16cid:durableId="2A962AA7"/>
  <w16cid:commentId w16cid:paraId="661A3FA3" w16cid:durableId="0D5A9676"/>
  <w16cid:commentId w16cid:paraId="554CD0F0" w16cid:durableId="13E5EA59"/>
  <w16cid:commentId w16cid:paraId="7F3523C8" w16cid:durableId="294583F8"/>
  <w16cid:commentId w16cid:paraId="4995447C" w16cid:durableId="33C4DE41"/>
  <w16cid:commentId w16cid:paraId="4CCD0A2A" w16cid:durableId="1688506B"/>
  <w16cid:commentId w16cid:paraId="07EFB312" w16cid:durableId="19E3C8FF"/>
  <w16cid:commentId w16cid:paraId="3F1FBA65" w16cid:durableId="435107E2"/>
  <w16cid:commentId w16cid:paraId="6445BA86" w16cid:durableId="2E2F3068"/>
  <w16cid:commentId w16cid:paraId="147DF6B0" w16cid:durableId="27E28D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3EE8" w14:textId="77777777" w:rsidR="00001A2F" w:rsidRDefault="00001A2F">
      <w:r>
        <w:separator/>
      </w:r>
    </w:p>
    <w:p w14:paraId="271034E8" w14:textId="77777777" w:rsidR="00001A2F" w:rsidRDefault="00001A2F"/>
  </w:endnote>
  <w:endnote w:type="continuationSeparator" w:id="0">
    <w:p w14:paraId="77EC5397" w14:textId="77777777" w:rsidR="00001A2F" w:rsidRDefault="00001A2F">
      <w:r>
        <w:continuationSeparator/>
      </w:r>
    </w:p>
    <w:p w14:paraId="404FBF84" w14:textId="77777777" w:rsidR="00001A2F" w:rsidRDefault="00001A2F"/>
  </w:endnote>
  <w:endnote w:type="continuationNotice" w:id="1">
    <w:p w14:paraId="2E046BFD" w14:textId="77777777" w:rsidR="00001A2F" w:rsidRDefault="00001A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BB17" w14:textId="77777777" w:rsidR="00AC6EDD" w:rsidRDefault="00AC6E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63AD" w14:textId="77777777" w:rsidR="00AC6EDD" w:rsidRDefault="00AC6E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5CA6" w14:textId="77777777" w:rsidR="00AC6EDD" w:rsidRDefault="00AC6E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8292" w14:textId="77777777" w:rsidR="00B07A10" w:rsidRPr="00FA1681" w:rsidRDefault="00B07A10" w:rsidP="00FA1681">
    <w:pPr>
      <w:pStyle w:val="NRELPageNumber"/>
    </w:pPr>
    <w:r w:rsidRPr="00FA1681">
      <w:fldChar w:fldCharType="begin"/>
    </w:r>
    <w:r w:rsidRPr="00FA1681">
      <w:instrText xml:space="preserve"> PAGE   \* MERGEFORMAT </w:instrText>
    </w:r>
    <w:r w:rsidRPr="00FA1681">
      <w:fldChar w:fldCharType="separate"/>
    </w:r>
    <w:r>
      <w:rPr>
        <w:noProof/>
      </w:rPr>
      <w:t>10</w:t>
    </w:r>
    <w:r w:rsidRPr="00FA1681">
      <w:fldChar w:fldCharType="end"/>
    </w:r>
  </w:p>
  <w:p w14:paraId="67370390" w14:textId="433A99F1" w:rsidR="00B07A10" w:rsidRPr="00FA1681" w:rsidRDefault="009B3CB4" w:rsidP="00FA1681">
    <w:pPr>
      <w:pStyle w:val="NRELNoCostFooter"/>
    </w:pPr>
    <w:r w:rsidRPr="00FA1681">
      <w:t>This report is available at no cost from the National Renewable Energy Laboratory at www.nrel.gov/publications.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A73F" w14:textId="77777777" w:rsidR="00982D93" w:rsidRPr="00FA1681" w:rsidRDefault="00982D93" w:rsidP="00FA1681">
    <w:pPr>
      <w:pStyle w:val="NRELPageNumber"/>
    </w:pPr>
    <w:r w:rsidRPr="00FA1681">
      <w:fldChar w:fldCharType="begin"/>
    </w:r>
    <w:r w:rsidRPr="00FA1681">
      <w:instrText xml:space="preserve"> PAGE   \* MERGEFORMAT </w:instrText>
    </w:r>
    <w:r w:rsidRPr="00FA1681">
      <w:fldChar w:fldCharType="separate"/>
    </w:r>
    <w:r w:rsidR="00C5513E">
      <w:rPr>
        <w:noProof/>
      </w:rPr>
      <w:t>10</w:t>
    </w:r>
    <w:r w:rsidRPr="00FA1681">
      <w:fldChar w:fldCharType="end"/>
    </w:r>
  </w:p>
  <w:p w14:paraId="788CFA71" w14:textId="7A051D36" w:rsidR="00982D93" w:rsidRPr="00FA1681" w:rsidRDefault="009B3CB4" w:rsidP="00FA1681">
    <w:pPr>
      <w:pStyle w:val="NRELNoCostFooter"/>
    </w:pPr>
    <w:r w:rsidRPr="00FA1681">
      <w:t>This report is available at no cost from the National Renewable Energy Laboratory at www.nrel.gov/publications.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D9F6" w14:textId="77777777" w:rsidR="00001A2F" w:rsidRDefault="00001A2F">
      <w:r>
        <w:separator/>
      </w:r>
    </w:p>
    <w:p w14:paraId="117E8E02" w14:textId="77777777" w:rsidR="00001A2F" w:rsidRDefault="00001A2F"/>
  </w:footnote>
  <w:footnote w:type="continuationSeparator" w:id="0">
    <w:p w14:paraId="7AD8B0DC" w14:textId="77777777" w:rsidR="00001A2F" w:rsidRDefault="00001A2F">
      <w:r>
        <w:continuationSeparator/>
      </w:r>
    </w:p>
    <w:p w14:paraId="6605E580" w14:textId="77777777" w:rsidR="00001A2F" w:rsidRDefault="00001A2F"/>
  </w:footnote>
  <w:footnote w:type="continuationNotice" w:id="1">
    <w:p w14:paraId="0916F3D4" w14:textId="77777777" w:rsidR="00001A2F" w:rsidRDefault="00001A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3054" w14:textId="77777777" w:rsidR="00AC6EDD" w:rsidRDefault="00AC6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0" w:author="Klun, Lauren" w:date="2026-10-14T15:21:00Z"/>
  <w:sdt>
    <w:sdtPr>
      <w:id w:val="-743799342"/>
      <w:docPartObj>
        <w:docPartGallery w:val="Watermarks"/>
        <w:docPartUnique/>
      </w:docPartObj>
    </w:sdtPr>
    <w:sdtContent>
      <w:customXmlInsRangeEnd w:id="10"/>
      <w:p w14:paraId="5E3E360A" w14:textId="69EAA555" w:rsidR="00AC6EDD" w:rsidRDefault="00AC6EDD">
        <w:pPr>
          <w:pStyle w:val="Header"/>
        </w:pPr>
        <w:ins w:id="11" w:author="Klun, Lauren" w:date="2026-10-14T15:21:00Z" w16du:dateUtc="2026-10-14T21:21:00Z">
          <w:r>
            <w:rPr>
              <w:noProof/>
            </w:rPr>
            <w:pict w14:anchorId="7E4BCD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505798" o:spid="_x0000_s1025"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12" w:author="Klun, Lauren" w:date="2026-10-14T15:21:00Z"/>
    </w:sdtContent>
  </w:sdt>
  <w:customXmlInsRangeEnd w:id="1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13E28" w14:textId="77777777" w:rsidR="00AC6EDD" w:rsidRDefault="00AC6E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0F59" w14:textId="77777777" w:rsidR="00AC6EDD" w:rsidRDefault="00AC6E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43" w:author="Klun, Lauren" w:date="2026-10-14T15:21:00Z"/>
  <w:sdt>
    <w:sdtPr>
      <w:id w:val="-659925629"/>
      <w:docPartObj>
        <w:docPartGallery w:val="Watermarks"/>
        <w:docPartUnique/>
      </w:docPartObj>
    </w:sdtPr>
    <w:sdtContent>
      <w:customXmlInsRangeEnd w:id="43"/>
      <w:p w14:paraId="641F28E3" w14:textId="77777777" w:rsidR="00AC6EDD" w:rsidRDefault="00AC6EDD">
        <w:pPr>
          <w:pStyle w:val="Header"/>
        </w:pPr>
        <w:ins w:id="44" w:author="Klun, Lauren" w:date="2026-10-14T15:21:00Z" w16du:dateUtc="2026-10-14T21:21:00Z">
          <w:r>
            <w:rPr>
              <w:noProof/>
            </w:rPr>
            <w:pict w14:anchorId="2A03BC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505801" o:spid="_x0000_s1026"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45" w:author="Klun, Lauren" w:date="2026-10-14T15:21:00Z"/>
    </w:sdtContent>
  </w:sdt>
  <w:customXmlInsRangeEnd w:id="4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EC55" w14:textId="77777777" w:rsidR="00AC6EDD" w:rsidRDefault="00AC6ED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10E5" w14:textId="77777777" w:rsidR="00AC6EDD" w:rsidRDefault="00AC6ED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12" w:author="Klun, Lauren" w:date="2026-10-14T15:21:00Z"/>
  <w:sdt>
    <w:sdtPr>
      <w:id w:val="281545826"/>
      <w:docPartObj>
        <w:docPartGallery w:val="Watermarks"/>
        <w:docPartUnique/>
      </w:docPartObj>
    </w:sdtPr>
    <w:sdtContent>
      <w:customXmlInsRangeEnd w:id="312"/>
      <w:p w14:paraId="22124C15" w14:textId="77777777" w:rsidR="00AC6EDD" w:rsidRDefault="00AC6EDD">
        <w:pPr>
          <w:pStyle w:val="Header"/>
        </w:pPr>
        <w:ins w:id="313" w:author="Klun, Lauren" w:date="2026-10-14T15:21:00Z" w16du:dateUtc="2026-10-14T21:21:00Z">
          <w:r>
            <w:rPr>
              <w:noProof/>
            </w:rPr>
            <w:pict w14:anchorId="0369AE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505804" o:spid="_x0000_s1027"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p>
      <w:customXmlInsRangeStart w:id="314" w:author="Klun, Lauren" w:date="2026-10-14T15:21:00Z"/>
    </w:sdtContent>
  </w:sdt>
  <w:customXmlInsRangeEnd w:id="31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104F" w14:textId="77777777" w:rsidR="00AC6EDD" w:rsidRDefault="00AC6E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56D8E6"/>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5E13816"/>
    <w:multiLevelType w:val="hybridMultilevel"/>
    <w:tmpl w:val="D60E7C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87A0E"/>
    <w:multiLevelType w:val="hybridMultilevel"/>
    <w:tmpl w:val="62B660D8"/>
    <w:lvl w:ilvl="0" w:tplc="3224014A">
      <w:start w:val="1"/>
      <w:numFmt w:val="decimal"/>
      <w:pStyle w:val="NRELList01"/>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2E6122"/>
    <w:multiLevelType w:val="hybridMultilevel"/>
    <w:tmpl w:val="2DD48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E0393"/>
    <w:multiLevelType w:val="multilevel"/>
    <w:tmpl w:val="988219DE"/>
    <w:lvl w:ilvl="0">
      <w:start w:val="1"/>
      <w:numFmt w:val="bullet"/>
      <w:pStyle w:val="Els-bulletlist"/>
      <w:lvlText w:val=""/>
      <w:lvlJc w:val="left"/>
      <w:pPr>
        <w:tabs>
          <w:tab w:val="num" w:pos="838"/>
        </w:tabs>
        <w:ind w:left="718" w:hanging="240"/>
      </w:pPr>
      <w:rPr>
        <w:rFonts w:ascii="Symbol" w:hAnsi="Symbol" w:hint="default"/>
      </w:rPr>
    </w:lvl>
    <w:lvl w:ilvl="1">
      <w:start w:val="1"/>
      <w:numFmt w:val="bullet"/>
      <w:lvlText w:val="○"/>
      <w:lvlJc w:val="left"/>
      <w:pPr>
        <w:tabs>
          <w:tab w:val="num" w:pos="1078"/>
        </w:tabs>
        <w:ind w:left="958" w:hanging="240"/>
      </w:pPr>
      <w:rPr>
        <w:rFonts w:ascii="Times New Roman" w:hAnsi="Times New Roman" w:hint="default"/>
        <w:sz w:val="28"/>
      </w:rPr>
    </w:lvl>
    <w:lvl w:ilvl="2">
      <w:start w:val="1"/>
      <w:numFmt w:val="bullet"/>
      <w:lvlText w:val="–"/>
      <w:lvlJc w:val="left"/>
      <w:pPr>
        <w:tabs>
          <w:tab w:val="num" w:pos="1318"/>
        </w:tabs>
        <w:ind w:left="1198" w:hanging="240"/>
      </w:pPr>
      <w:rPr>
        <w:rFonts w:ascii="Times New Roman" w:hAnsi="Times New Roman" w:hint="default"/>
      </w:rPr>
    </w:lvl>
    <w:lvl w:ilvl="3">
      <w:start w:val="1"/>
      <w:numFmt w:val="none"/>
      <w:lvlText w:val="-"/>
      <w:lvlJc w:val="left"/>
      <w:pPr>
        <w:tabs>
          <w:tab w:val="num" w:pos="1558"/>
        </w:tabs>
        <w:ind w:left="1438" w:hanging="240"/>
      </w:pPr>
      <w:rPr>
        <w:rFonts w:ascii="Times New Roman" w:hAnsi="Times New Roman" w:hint="default"/>
      </w:rPr>
    </w:lvl>
    <w:lvl w:ilvl="4">
      <w:start w:val="1"/>
      <w:numFmt w:val="none"/>
      <w:lvlText w:val="-"/>
      <w:lvlJc w:val="left"/>
      <w:pPr>
        <w:tabs>
          <w:tab w:val="num" w:pos="1798"/>
        </w:tabs>
        <w:ind w:left="1678" w:hanging="240"/>
      </w:pPr>
      <w:rPr>
        <w:rFonts w:ascii="Times New Roman" w:hAnsi="Times New Roman" w:hint="default"/>
      </w:rPr>
    </w:lvl>
    <w:lvl w:ilvl="5">
      <w:start w:val="1"/>
      <w:numFmt w:val="none"/>
      <w:lvlText w:val="-"/>
      <w:lvlJc w:val="left"/>
      <w:pPr>
        <w:tabs>
          <w:tab w:val="num" w:pos="2038"/>
        </w:tabs>
        <w:ind w:left="1918" w:hanging="240"/>
      </w:pPr>
      <w:rPr>
        <w:rFonts w:ascii="Times New Roman" w:hAnsi="Times New Roman" w:hint="default"/>
      </w:rPr>
    </w:lvl>
    <w:lvl w:ilvl="6">
      <w:start w:val="1"/>
      <w:numFmt w:val="none"/>
      <w:lvlText w:val="-"/>
      <w:lvlJc w:val="left"/>
      <w:pPr>
        <w:tabs>
          <w:tab w:val="num" w:pos="2278"/>
        </w:tabs>
        <w:ind w:left="2158" w:hanging="240"/>
      </w:pPr>
      <w:rPr>
        <w:rFonts w:ascii="Times New Roman" w:hAnsi="Times New Roman" w:hint="default"/>
      </w:rPr>
    </w:lvl>
    <w:lvl w:ilvl="7">
      <w:start w:val="1"/>
      <w:numFmt w:val="none"/>
      <w:lvlText w:val="-"/>
      <w:lvlJc w:val="left"/>
      <w:pPr>
        <w:tabs>
          <w:tab w:val="num" w:pos="2518"/>
        </w:tabs>
        <w:ind w:left="2398" w:hanging="240"/>
      </w:pPr>
      <w:rPr>
        <w:rFonts w:ascii="Times New Roman" w:hAnsi="Times New Roman" w:hint="default"/>
      </w:rPr>
    </w:lvl>
    <w:lvl w:ilvl="8">
      <w:start w:val="1"/>
      <w:numFmt w:val="none"/>
      <w:lvlText w:val="-"/>
      <w:lvlJc w:val="left"/>
      <w:pPr>
        <w:tabs>
          <w:tab w:val="num" w:pos="2758"/>
        </w:tabs>
        <w:ind w:left="2638" w:hanging="240"/>
      </w:pPr>
      <w:rPr>
        <w:rFonts w:ascii="Times New Roman" w:hAnsi="Times New Roman" w:hint="default"/>
      </w:rPr>
    </w:lvl>
  </w:abstractNum>
  <w:abstractNum w:abstractNumId="5" w15:restartNumberingAfterBreak="0">
    <w:nsid w:val="35E263D7"/>
    <w:multiLevelType w:val="hybridMultilevel"/>
    <w:tmpl w:val="4D5C2AB0"/>
    <w:lvl w:ilvl="0" w:tplc="1B2EFBF4">
      <w:start w:val="1"/>
      <w:numFmt w:val="bullet"/>
      <w:pStyle w:val="NRELBullet02"/>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0AB017D"/>
    <w:multiLevelType w:val="hybridMultilevel"/>
    <w:tmpl w:val="6ADE1E10"/>
    <w:lvl w:ilvl="0" w:tplc="294A7720">
      <w:start w:val="1"/>
      <w:numFmt w:val="bullet"/>
      <w:pStyle w:val="NRELBullet0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907760"/>
    <w:multiLevelType w:val="hybridMultilevel"/>
    <w:tmpl w:val="CAF490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54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8D64E69"/>
    <w:multiLevelType w:val="hybridMultilevel"/>
    <w:tmpl w:val="4BCE6B1C"/>
    <w:lvl w:ilvl="0" w:tplc="81F8892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4A283F"/>
    <w:multiLevelType w:val="hybridMultilevel"/>
    <w:tmpl w:val="57723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1F3ECC"/>
    <w:multiLevelType w:val="multilevel"/>
    <w:tmpl w:val="7D90832C"/>
    <w:lvl w:ilvl="0">
      <w:start w:val="1"/>
      <w:numFmt w:val="decimal"/>
      <w:pStyle w:val="NRELHead01Numbered"/>
      <w:lvlText w:val="%1"/>
      <w:lvlJc w:val="left"/>
      <w:pPr>
        <w:tabs>
          <w:tab w:val="num" w:pos="432"/>
        </w:tabs>
        <w:ind w:left="432" w:hanging="432"/>
      </w:pPr>
      <w:rPr>
        <w:rFonts w:hint="default"/>
      </w:rPr>
    </w:lvl>
    <w:lvl w:ilvl="1">
      <w:start w:val="1"/>
      <w:numFmt w:val="decimal"/>
      <w:pStyle w:val="NRELHead02Numbered"/>
      <w:lvlText w:val="%1.%2"/>
      <w:lvlJc w:val="left"/>
      <w:pPr>
        <w:tabs>
          <w:tab w:val="num" w:pos="3906"/>
        </w:tabs>
        <w:ind w:left="3906" w:hanging="576"/>
      </w:pPr>
      <w:rPr>
        <w:rFonts w:hint="default"/>
      </w:rPr>
    </w:lvl>
    <w:lvl w:ilvl="2">
      <w:start w:val="1"/>
      <w:numFmt w:val="decimal"/>
      <w:pStyle w:val="NRELHead03Numbered"/>
      <w:lvlText w:val="%1.%2.%3"/>
      <w:lvlJc w:val="left"/>
      <w:pPr>
        <w:tabs>
          <w:tab w:val="num" w:pos="720"/>
        </w:tabs>
        <w:ind w:left="720" w:hanging="720"/>
      </w:pPr>
      <w:rPr>
        <w:rFonts w:hint="default"/>
      </w:rPr>
    </w:lvl>
    <w:lvl w:ilvl="3">
      <w:start w:val="1"/>
      <w:numFmt w:val="decimal"/>
      <w:pStyle w:val="NRELHead04Numbered"/>
      <w:lvlText w:val="%1.%2.%3.%4"/>
      <w:lvlJc w:val="left"/>
      <w:pPr>
        <w:tabs>
          <w:tab w:val="num" w:pos="864"/>
        </w:tabs>
        <w:ind w:left="864" w:hanging="864"/>
      </w:pPr>
      <w:rPr>
        <w:rFonts w:hint="default"/>
      </w:rPr>
    </w:lvl>
    <w:lvl w:ilvl="4">
      <w:start w:val="1"/>
      <w:numFmt w:val="decimal"/>
      <w:pStyle w:val="NRELHead05Numbered"/>
      <w:lvlText w:val="%1.%2.%3.%4.%5"/>
      <w:lvlJc w:val="left"/>
      <w:pPr>
        <w:tabs>
          <w:tab w:val="num" w:pos="1008"/>
        </w:tabs>
        <w:ind w:left="1008" w:hanging="1008"/>
      </w:pPr>
      <w:rPr>
        <w:rFonts w:hint="default"/>
      </w:rPr>
    </w:lvl>
    <w:lvl w:ilvl="5">
      <w:start w:val="1"/>
      <w:numFmt w:val="decimal"/>
      <w:pStyle w:val="NRELHead06Numbered"/>
      <w:lvlText w:val="%1.%2.%3.%4.%5.%6"/>
      <w:lvlJc w:val="left"/>
      <w:pPr>
        <w:tabs>
          <w:tab w:val="num" w:pos="1152"/>
        </w:tabs>
        <w:ind w:left="1152" w:hanging="1152"/>
      </w:pPr>
      <w:rPr>
        <w:rFonts w:hint="default"/>
      </w:rPr>
    </w:lvl>
    <w:lvl w:ilvl="6">
      <w:start w:val="1"/>
      <w:numFmt w:val="decimal"/>
      <w:pStyle w:val="NRELHead07Numbered"/>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64BC5628"/>
    <w:multiLevelType w:val="hybridMultilevel"/>
    <w:tmpl w:val="2D50A274"/>
    <w:lvl w:ilvl="0" w:tplc="6706CAE8">
      <w:start w:val="1"/>
      <w:numFmt w:val="upperLetter"/>
      <w:pStyle w:val="NRELList02"/>
      <w:lvlText w:val="%1."/>
      <w:lvlJc w:val="left"/>
      <w:pPr>
        <w:tabs>
          <w:tab w:val="num" w:pos="288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B601202"/>
    <w:multiLevelType w:val="hybridMultilevel"/>
    <w:tmpl w:val="84648D04"/>
    <w:lvl w:ilvl="0" w:tplc="95EE5BD6">
      <w:start w:val="1"/>
      <w:numFmt w:val="lowerRoman"/>
      <w:pStyle w:val="NRELList03"/>
      <w:lvlText w:val="%1."/>
      <w:lvlJc w:val="left"/>
      <w:pPr>
        <w:tabs>
          <w:tab w:val="num" w:pos="1800"/>
        </w:tabs>
        <w:ind w:left="2160" w:hanging="360"/>
      </w:pPr>
      <w:rPr>
        <w:rFonts w:ascii="Times New Roman" w:hAnsi="Times New Roman" w:hint="default"/>
        <w:b w:val="0"/>
        <w:i w:val="0"/>
        <w:sz w:val="24"/>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CA422B5"/>
    <w:multiLevelType w:val="hybridMultilevel"/>
    <w:tmpl w:val="1AF0B3C4"/>
    <w:lvl w:ilvl="0" w:tplc="361E89E2">
      <w:start w:val="1"/>
      <w:numFmt w:val="bullet"/>
      <w:pStyle w:val="NRELBullet03"/>
      <w:lvlText w:val="̶"/>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797A0B73"/>
    <w:multiLevelType w:val="hybridMultilevel"/>
    <w:tmpl w:val="FE0EE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320C5D"/>
    <w:multiLevelType w:val="multilevel"/>
    <w:tmpl w:val="5E100362"/>
    <w:lvl w:ilvl="0">
      <w:start w:val="1"/>
      <w:numFmt w:val="upperLetter"/>
      <w:pStyle w:val="NRELHead01Appendix"/>
      <w:lvlText w:val="Appendix %1."/>
      <w:lvlJc w:val="left"/>
      <w:pPr>
        <w:tabs>
          <w:tab w:val="num" w:pos="2520"/>
        </w:tabs>
        <w:ind w:left="0" w:firstLine="0"/>
      </w:pPr>
      <w:rPr>
        <w:rFonts w:hint="default"/>
      </w:rPr>
    </w:lvl>
    <w:lvl w:ilvl="1">
      <w:start w:val="1"/>
      <w:numFmt w:val="decimal"/>
      <w:pStyle w:val="NRELHead02Appendix"/>
      <w:lvlText w:val="%1.%2"/>
      <w:lvlJc w:val="left"/>
      <w:pPr>
        <w:tabs>
          <w:tab w:val="num" w:pos="72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49004676">
    <w:abstractNumId w:val="2"/>
  </w:num>
  <w:num w:numId="2" w16cid:durableId="31467455">
    <w:abstractNumId w:val="5"/>
  </w:num>
  <w:num w:numId="3" w16cid:durableId="629478360">
    <w:abstractNumId w:val="6"/>
  </w:num>
  <w:num w:numId="4" w16cid:durableId="1130634790">
    <w:abstractNumId w:val="12"/>
  </w:num>
  <w:num w:numId="5" w16cid:durableId="2005425558">
    <w:abstractNumId w:val="13"/>
  </w:num>
  <w:num w:numId="6" w16cid:durableId="148910492">
    <w:abstractNumId w:val="14"/>
  </w:num>
  <w:num w:numId="7" w16cid:durableId="1461806577">
    <w:abstractNumId w:val="11"/>
  </w:num>
  <w:num w:numId="8" w16cid:durableId="2120639267">
    <w:abstractNumId w:val="0"/>
  </w:num>
  <w:num w:numId="9" w16cid:durableId="676033802">
    <w:abstractNumId w:val="16"/>
  </w:num>
  <w:num w:numId="10" w16cid:durableId="773597514">
    <w:abstractNumId w:val="8"/>
  </w:num>
  <w:num w:numId="11" w16cid:durableId="697396138">
    <w:abstractNumId w:val="4"/>
  </w:num>
  <w:num w:numId="12" w16cid:durableId="346520157">
    <w:abstractNumId w:val="3"/>
  </w:num>
  <w:num w:numId="13" w16cid:durableId="1276593422">
    <w:abstractNumId w:val="10"/>
  </w:num>
  <w:num w:numId="14" w16cid:durableId="1629388663">
    <w:abstractNumId w:val="9"/>
  </w:num>
  <w:num w:numId="15" w16cid:durableId="1752458729">
    <w:abstractNumId w:val="1"/>
  </w:num>
  <w:num w:numId="16" w16cid:durableId="679162274">
    <w:abstractNumId w:val="7"/>
  </w:num>
  <w:num w:numId="17" w16cid:durableId="2093894620">
    <w:abstractNumId w:val="1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un, Lauren">
    <w15:presenceInfo w15:providerId="AD" w15:userId="S::lklun@nrel.gov::3280ecaa-497e-4b5a-a338-408ecd6f8ac8"/>
  </w15:person>
  <w15:person w15:author="Deneen, Michael">
    <w15:presenceInfo w15:providerId="AD" w15:userId="S::mdeneen@nrel.gov::22abae60-519c-455f-8b5c-66682191bb6c"/>
  </w15:person>
  <w15:person w15:author="Harris, Chioke">
    <w15:presenceInfo w15:providerId="AD" w15:userId="S::charris@nrel.gov::8e247318-e716-47d0-8054-59699952452a"/>
  </w15:person>
  <w15:person w15:author="CaraDonna, Christopher">
    <w15:presenceInfo w15:providerId="AD" w15:userId="S::ccaradon@nrel.gov::ceb9f188-391a-4e4a-a97f-4216cb8e6632"/>
  </w15:person>
  <w15:person w15:author="Leach, Matt">
    <w15:presenceInfo w15:providerId="AD" w15:userId="S::mleach@nrel.gov::448f3ccc-abca-418d-a3f6-4492c9e95c20"/>
  </w15:person>
  <w15:person w15:author="Xiong, Jie">
    <w15:presenceInfo w15:providerId="AD" w15:userId="S::jxiong@nrel.gov::0f794598-8aea-49b6-90c8-407ffc812686"/>
  </w15:person>
  <w15:person w15:author="Parker, Andrew">
    <w15:presenceInfo w15:providerId="AD" w15:userId="S::aparker@nrel.gov::87732316-de77-4fec-8171-d066878065f2"/>
  </w15:person>
  <w15:person w15:author="Laidlaw, Emily">
    <w15:presenceInfo w15:providerId="AD" w15:userId="S::elaidlaw@nrel.gov::0499889a-6cdb-4834-99eb-acbd8df8f1eb"/>
  </w15:person>
  <w15:person w15:author="Cook, Deanna">
    <w15:presenceInfo w15:providerId="AD" w15:userId="S::dcook2@nrel.gov::d69e7d3c-e262-4eaf-b279-9b2e6ca64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1F"/>
    <w:rsid w:val="00000382"/>
    <w:rsid w:val="00000F5F"/>
    <w:rsid w:val="00001258"/>
    <w:rsid w:val="000014EB"/>
    <w:rsid w:val="000018E0"/>
    <w:rsid w:val="00001A2F"/>
    <w:rsid w:val="00002ED2"/>
    <w:rsid w:val="00004FE6"/>
    <w:rsid w:val="0000504A"/>
    <w:rsid w:val="0000533D"/>
    <w:rsid w:val="000053A5"/>
    <w:rsid w:val="00006E70"/>
    <w:rsid w:val="00010C06"/>
    <w:rsid w:val="00010DA1"/>
    <w:rsid w:val="0001121A"/>
    <w:rsid w:val="00011465"/>
    <w:rsid w:val="000119E4"/>
    <w:rsid w:val="00014323"/>
    <w:rsid w:val="00014826"/>
    <w:rsid w:val="00014AA1"/>
    <w:rsid w:val="0001543F"/>
    <w:rsid w:val="000158EC"/>
    <w:rsid w:val="00015BA9"/>
    <w:rsid w:val="00016248"/>
    <w:rsid w:val="00016708"/>
    <w:rsid w:val="00016749"/>
    <w:rsid w:val="000168FA"/>
    <w:rsid w:val="00016978"/>
    <w:rsid w:val="00016F8A"/>
    <w:rsid w:val="0001797E"/>
    <w:rsid w:val="00017C17"/>
    <w:rsid w:val="00017D83"/>
    <w:rsid w:val="00017FD0"/>
    <w:rsid w:val="00020F25"/>
    <w:rsid w:val="00021877"/>
    <w:rsid w:val="00021DCF"/>
    <w:rsid w:val="000226F5"/>
    <w:rsid w:val="00022F76"/>
    <w:rsid w:val="00022F88"/>
    <w:rsid w:val="0002368C"/>
    <w:rsid w:val="000237AA"/>
    <w:rsid w:val="00023C28"/>
    <w:rsid w:val="000251B3"/>
    <w:rsid w:val="0002529A"/>
    <w:rsid w:val="000252D0"/>
    <w:rsid w:val="0002646E"/>
    <w:rsid w:val="00026C31"/>
    <w:rsid w:val="00027EF3"/>
    <w:rsid w:val="00030F0D"/>
    <w:rsid w:val="00032FA6"/>
    <w:rsid w:val="00035C40"/>
    <w:rsid w:val="00035ECE"/>
    <w:rsid w:val="000360E5"/>
    <w:rsid w:val="000373E5"/>
    <w:rsid w:val="00037901"/>
    <w:rsid w:val="00037AF2"/>
    <w:rsid w:val="00041295"/>
    <w:rsid w:val="00041609"/>
    <w:rsid w:val="00041DA5"/>
    <w:rsid w:val="00042A70"/>
    <w:rsid w:val="00043AA9"/>
    <w:rsid w:val="00043AAB"/>
    <w:rsid w:val="00043FF5"/>
    <w:rsid w:val="00044044"/>
    <w:rsid w:val="00044731"/>
    <w:rsid w:val="00044E64"/>
    <w:rsid w:val="0004507C"/>
    <w:rsid w:val="00045092"/>
    <w:rsid w:val="000450E9"/>
    <w:rsid w:val="0004518D"/>
    <w:rsid w:val="000451FB"/>
    <w:rsid w:val="00045302"/>
    <w:rsid w:val="00045654"/>
    <w:rsid w:val="00045C8D"/>
    <w:rsid w:val="0004690B"/>
    <w:rsid w:val="00046C13"/>
    <w:rsid w:val="00047EF3"/>
    <w:rsid w:val="00050C87"/>
    <w:rsid w:val="00050E17"/>
    <w:rsid w:val="0005121D"/>
    <w:rsid w:val="000518FA"/>
    <w:rsid w:val="00051A25"/>
    <w:rsid w:val="00051B72"/>
    <w:rsid w:val="00051CD4"/>
    <w:rsid w:val="000524CB"/>
    <w:rsid w:val="00053DC9"/>
    <w:rsid w:val="00054450"/>
    <w:rsid w:val="00054931"/>
    <w:rsid w:val="00054F8B"/>
    <w:rsid w:val="000556C2"/>
    <w:rsid w:val="0006028F"/>
    <w:rsid w:val="000618C9"/>
    <w:rsid w:val="000618CF"/>
    <w:rsid w:val="00061B48"/>
    <w:rsid w:val="00062BE8"/>
    <w:rsid w:val="00062D22"/>
    <w:rsid w:val="00063154"/>
    <w:rsid w:val="000631A3"/>
    <w:rsid w:val="000636B7"/>
    <w:rsid w:val="00063CFA"/>
    <w:rsid w:val="0006511B"/>
    <w:rsid w:val="00065432"/>
    <w:rsid w:val="0006559D"/>
    <w:rsid w:val="00065B38"/>
    <w:rsid w:val="00065F85"/>
    <w:rsid w:val="000663C4"/>
    <w:rsid w:val="00066B74"/>
    <w:rsid w:val="00066C44"/>
    <w:rsid w:val="00070F4A"/>
    <w:rsid w:val="000716F2"/>
    <w:rsid w:val="00072332"/>
    <w:rsid w:val="0007311F"/>
    <w:rsid w:val="00073977"/>
    <w:rsid w:val="0007428C"/>
    <w:rsid w:val="000744D7"/>
    <w:rsid w:val="00075813"/>
    <w:rsid w:val="00075BFF"/>
    <w:rsid w:val="00075D94"/>
    <w:rsid w:val="00075FAE"/>
    <w:rsid w:val="0007601C"/>
    <w:rsid w:val="00076550"/>
    <w:rsid w:val="000766C9"/>
    <w:rsid w:val="00077145"/>
    <w:rsid w:val="00077307"/>
    <w:rsid w:val="00077AED"/>
    <w:rsid w:val="00080440"/>
    <w:rsid w:val="0008102B"/>
    <w:rsid w:val="000811EC"/>
    <w:rsid w:val="00081F6E"/>
    <w:rsid w:val="000830E5"/>
    <w:rsid w:val="000833DA"/>
    <w:rsid w:val="00083D20"/>
    <w:rsid w:val="00083D41"/>
    <w:rsid w:val="00083E64"/>
    <w:rsid w:val="00083F0A"/>
    <w:rsid w:val="0008406F"/>
    <w:rsid w:val="00084376"/>
    <w:rsid w:val="000846F5"/>
    <w:rsid w:val="00086D59"/>
    <w:rsid w:val="0008730F"/>
    <w:rsid w:val="00087E52"/>
    <w:rsid w:val="00092535"/>
    <w:rsid w:val="00092651"/>
    <w:rsid w:val="0009269E"/>
    <w:rsid w:val="000929DF"/>
    <w:rsid w:val="00092FD8"/>
    <w:rsid w:val="00093193"/>
    <w:rsid w:val="000939D2"/>
    <w:rsid w:val="00093DF1"/>
    <w:rsid w:val="00093E8B"/>
    <w:rsid w:val="00094CE0"/>
    <w:rsid w:val="0009560A"/>
    <w:rsid w:val="00096627"/>
    <w:rsid w:val="000967C7"/>
    <w:rsid w:val="000974FF"/>
    <w:rsid w:val="000978B5"/>
    <w:rsid w:val="00097C8A"/>
    <w:rsid w:val="000A0644"/>
    <w:rsid w:val="000A0B21"/>
    <w:rsid w:val="000A0BEF"/>
    <w:rsid w:val="000A1C40"/>
    <w:rsid w:val="000A1D99"/>
    <w:rsid w:val="000A3A66"/>
    <w:rsid w:val="000A608F"/>
    <w:rsid w:val="000A7247"/>
    <w:rsid w:val="000A77B7"/>
    <w:rsid w:val="000A7989"/>
    <w:rsid w:val="000B03A2"/>
    <w:rsid w:val="000B0485"/>
    <w:rsid w:val="000B0486"/>
    <w:rsid w:val="000B067D"/>
    <w:rsid w:val="000B1A7D"/>
    <w:rsid w:val="000B219D"/>
    <w:rsid w:val="000B230F"/>
    <w:rsid w:val="000B2448"/>
    <w:rsid w:val="000B2701"/>
    <w:rsid w:val="000B2A86"/>
    <w:rsid w:val="000B2B9B"/>
    <w:rsid w:val="000B2C1E"/>
    <w:rsid w:val="000B323A"/>
    <w:rsid w:val="000B3384"/>
    <w:rsid w:val="000B381C"/>
    <w:rsid w:val="000B3889"/>
    <w:rsid w:val="000B3B10"/>
    <w:rsid w:val="000B4703"/>
    <w:rsid w:val="000B4B77"/>
    <w:rsid w:val="000B4C5B"/>
    <w:rsid w:val="000B5DC4"/>
    <w:rsid w:val="000B67AC"/>
    <w:rsid w:val="000B68C4"/>
    <w:rsid w:val="000B75AC"/>
    <w:rsid w:val="000B764C"/>
    <w:rsid w:val="000C08F6"/>
    <w:rsid w:val="000C0C82"/>
    <w:rsid w:val="000C19AC"/>
    <w:rsid w:val="000C1A33"/>
    <w:rsid w:val="000C2EE7"/>
    <w:rsid w:val="000C2EEE"/>
    <w:rsid w:val="000C37C8"/>
    <w:rsid w:val="000C45DD"/>
    <w:rsid w:val="000C47A7"/>
    <w:rsid w:val="000C4977"/>
    <w:rsid w:val="000C4D74"/>
    <w:rsid w:val="000C517D"/>
    <w:rsid w:val="000C51DC"/>
    <w:rsid w:val="000C589A"/>
    <w:rsid w:val="000C5B3E"/>
    <w:rsid w:val="000C606D"/>
    <w:rsid w:val="000C6B77"/>
    <w:rsid w:val="000C6DE4"/>
    <w:rsid w:val="000C6E1E"/>
    <w:rsid w:val="000C7984"/>
    <w:rsid w:val="000D03CA"/>
    <w:rsid w:val="000D0908"/>
    <w:rsid w:val="000D0CF3"/>
    <w:rsid w:val="000D0EE6"/>
    <w:rsid w:val="000D1E20"/>
    <w:rsid w:val="000D2478"/>
    <w:rsid w:val="000D4551"/>
    <w:rsid w:val="000D5FC4"/>
    <w:rsid w:val="000D67E3"/>
    <w:rsid w:val="000D726D"/>
    <w:rsid w:val="000D78EC"/>
    <w:rsid w:val="000E0B29"/>
    <w:rsid w:val="000E14EB"/>
    <w:rsid w:val="000E2009"/>
    <w:rsid w:val="000E23FD"/>
    <w:rsid w:val="000E2638"/>
    <w:rsid w:val="000E2672"/>
    <w:rsid w:val="000E2E46"/>
    <w:rsid w:val="000E3492"/>
    <w:rsid w:val="000E3ECE"/>
    <w:rsid w:val="000E41C6"/>
    <w:rsid w:val="000E4BC7"/>
    <w:rsid w:val="000E4DB0"/>
    <w:rsid w:val="000E52D6"/>
    <w:rsid w:val="000E61F1"/>
    <w:rsid w:val="000E6A4C"/>
    <w:rsid w:val="000F2229"/>
    <w:rsid w:val="000F24F7"/>
    <w:rsid w:val="000F2629"/>
    <w:rsid w:val="000F2A92"/>
    <w:rsid w:val="000F2B0D"/>
    <w:rsid w:val="000F2FAC"/>
    <w:rsid w:val="000F32AA"/>
    <w:rsid w:val="000F3CBE"/>
    <w:rsid w:val="000F4367"/>
    <w:rsid w:val="000F47F4"/>
    <w:rsid w:val="000F5084"/>
    <w:rsid w:val="000F6ABC"/>
    <w:rsid w:val="000F6E1C"/>
    <w:rsid w:val="000F7341"/>
    <w:rsid w:val="000F7ACF"/>
    <w:rsid w:val="000F7DF1"/>
    <w:rsid w:val="001007C9"/>
    <w:rsid w:val="0010098C"/>
    <w:rsid w:val="00100E83"/>
    <w:rsid w:val="001012B0"/>
    <w:rsid w:val="001019E2"/>
    <w:rsid w:val="00102282"/>
    <w:rsid w:val="00104EA4"/>
    <w:rsid w:val="00105298"/>
    <w:rsid w:val="0010538F"/>
    <w:rsid w:val="00105623"/>
    <w:rsid w:val="00105D6C"/>
    <w:rsid w:val="00105DD3"/>
    <w:rsid w:val="00105E48"/>
    <w:rsid w:val="00106216"/>
    <w:rsid w:val="00106692"/>
    <w:rsid w:val="0010675D"/>
    <w:rsid w:val="00110554"/>
    <w:rsid w:val="0011075D"/>
    <w:rsid w:val="0011120F"/>
    <w:rsid w:val="001112A8"/>
    <w:rsid w:val="00111590"/>
    <w:rsid w:val="00111904"/>
    <w:rsid w:val="00111926"/>
    <w:rsid w:val="00112084"/>
    <w:rsid w:val="0011273B"/>
    <w:rsid w:val="00113A38"/>
    <w:rsid w:val="00114487"/>
    <w:rsid w:val="00114CF5"/>
    <w:rsid w:val="00115DC4"/>
    <w:rsid w:val="001168F5"/>
    <w:rsid w:val="00116DF3"/>
    <w:rsid w:val="0011713B"/>
    <w:rsid w:val="00117CAD"/>
    <w:rsid w:val="00122BB1"/>
    <w:rsid w:val="00123DDE"/>
    <w:rsid w:val="00124507"/>
    <w:rsid w:val="00125479"/>
    <w:rsid w:val="001258E7"/>
    <w:rsid w:val="00125DB8"/>
    <w:rsid w:val="00125F82"/>
    <w:rsid w:val="00126096"/>
    <w:rsid w:val="00126389"/>
    <w:rsid w:val="00126A35"/>
    <w:rsid w:val="00130DF7"/>
    <w:rsid w:val="0013149B"/>
    <w:rsid w:val="00132763"/>
    <w:rsid w:val="00132C02"/>
    <w:rsid w:val="00132E01"/>
    <w:rsid w:val="0013395B"/>
    <w:rsid w:val="001339FE"/>
    <w:rsid w:val="00133BA3"/>
    <w:rsid w:val="001344CD"/>
    <w:rsid w:val="00134D76"/>
    <w:rsid w:val="00134ED3"/>
    <w:rsid w:val="001350C9"/>
    <w:rsid w:val="00135B53"/>
    <w:rsid w:val="00136CE8"/>
    <w:rsid w:val="00137205"/>
    <w:rsid w:val="001373A9"/>
    <w:rsid w:val="00137B3F"/>
    <w:rsid w:val="00137BDE"/>
    <w:rsid w:val="00137F8E"/>
    <w:rsid w:val="001407CD"/>
    <w:rsid w:val="00140EEB"/>
    <w:rsid w:val="00141AFD"/>
    <w:rsid w:val="00141B15"/>
    <w:rsid w:val="001424C0"/>
    <w:rsid w:val="001428C2"/>
    <w:rsid w:val="00143574"/>
    <w:rsid w:val="00143805"/>
    <w:rsid w:val="0014380C"/>
    <w:rsid w:val="0014381B"/>
    <w:rsid w:val="00143B82"/>
    <w:rsid w:val="00144597"/>
    <w:rsid w:val="00145599"/>
    <w:rsid w:val="00145B35"/>
    <w:rsid w:val="00145E42"/>
    <w:rsid w:val="00146967"/>
    <w:rsid w:val="00146C09"/>
    <w:rsid w:val="00146C83"/>
    <w:rsid w:val="00147376"/>
    <w:rsid w:val="00147BA5"/>
    <w:rsid w:val="00147BF9"/>
    <w:rsid w:val="0015024A"/>
    <w:rsid w:val="00152107"/>
    <w:rsid w:val="00152306"/>
    <w:rsid w:val="00152A88"/>
    <w:rsid w:val="001531FA"/>
    <w:rsid w:val="00153DAB"/>
    <w:rsid w:val="00155F3A"/>
    <w:rsid w:val="00156322"/>
    <w:rsid w:val="001566CF"/>
    <w:rsid w:val="0015672B"/>
    <w:rsid w:val="001568D2"/>
    <w:rsid w:val="00157239"/>
    <w:rsid w:val="001578CB"/>
    <w:rsid w:val="00157B7E"/>
    <w:rsid w:val="00157C5B"/>
    <w:rsid w:val="0016022D"/>
    <w:rsid w:val="00160D48"/>
    <w:rsid w:val="0016137F"/>
    <w:rsid w:val="0016175D"/>
    <w:rsid w:val="0016206E"/>
    <w:rsid w:val="00162267"/>
    <w:rsid w:val="00163501"/>
    <w:rsid w:val="00163619"/>
    <w:rsid w:val="00163810"/>
    <w:rsid w:val="00163D12"/>
    <w:rsid w:val="00165560"/>
    <w:rsid w:val="00165847"/>
    <w:rsid w:val="001667F1"/>
    <w:rsid w:val="001669F4"/>
    <w:rsid w:val="0016704E"/>
    <w:rsid w:val="00167B08"/>
    <w:rsid w:val="0017015C"/>
    <w:rsid w:val="001702B7"/>
    <w:rsid w:val="00170D2C"/>
    <w:rsid w:val="001714C7"/>
    <w:rsid w:val="00171B16"/>
    <w:rsid w:val="00172393"/>
    <w:rsid w:val="0017273F"/>
    <w:rsid w:val="001728A9"/>
    <w:rsid w:val="0017299B"/>
    <w:rsid w:val="0017350C"/>
    <w:rsid w:val="00173C76"/>
    <w:rsid w:val="00173DA8"/>
    <w:rsid w:val="00173F66"/>
    <w:rsid w:val="00174548"/>
    <w:rsid w:val="00174AA9"/>
    <w:rsid w:val="00174C15"/>
    <w:rsid w:val="00175E74"/>
    <w:rsid w:val="00176784"/>
    <w:rsid w:val="00177F0D"/>
    <w:rsid w:val="00177F20"/>
    <w:rsid w:val="001814A3"/>
    <w:rsid w:val="001827CE"/>
    <w:rsid w:val="00183E0C"/>
    <w:rsid w:val="001846A0"/>
    <w:rsid w:val="0018471A"/>
    <w:rsid w:val="0018505A"/>
    <w:rsid w:val="00185E28"/>
    <w:rsid w:val="0018603B"/>
    <w:rsid w:val="00186B42"/>
    <w:rsid w:val="00186D42"/>
    <w:rsid w:val="001879EC"/>
    <w:rsid w:val="001906CE"/>
    <w:rsid w:val="00190797"/>
    <w:rsid w:val="001912FF"/>
    <w:rsid w:val="00191669"/>
    <w:rsid w:val="0019300F"/>
    <w:rsid w:val="0019342B"/>
    <w:rsid w:val="00193CD4"/>
    <w:rsid w:val="001945A8"/>
    <w:rsid w:val="0019480A"/>
    <w:rsid w:val="00195B5D"/>
    <w:rsid w:val="001964B9"/>
    <w:rsid w:val="001971F6"/>
    <w:rsid w:val="00197591"/>
    <w:rsid w:val="001A09A2"/>
    <w:rsid w:val="001A0FE5"/>
    <w:rsid w:val="001A1AA3"/>
    <w:rsid w:val="001A1FB0"/>
    <w:rsid w:val="001A27F6"/>
    <w:rsid w:val="001A2992"/>
    <w:rsid w:val="001A3810"/>
    <w:rsid w:val="001A6493"/>
    <w:rsid w:val="001A66E5"/>
    <w:rsid w:val="001A6751"/>
    <w:rsid w:val="001A6CDD"/>
    <w:rsid w:val="001A7348"/>
    <w:rsid w:val="001A7A61"/>
    <w:rsid w:val="001B144F"/>
    <w:rsid w:val="001B1813"/>
    <w:rsid w:val="001B18B3"/>
    <w:rsid w:val="001B2855"/>
    <w:rsid w:val="001B2874"/>
    <w:rsid w:val="001B29C7"/>
    <w:rsid w:val="001B2AF4"/>
    <w:rsid w:val="001B2D41"/>
    <w:rsid w:val="001B30DC"/>
    <w:rsid w:val="001B3158"/>
    <w:rsid w:val="001B3460"/>
    <w:rsid w:val="001B4C1A"/>
    <w:rsid w:val="001B5105"/>
    <w:rsid w:val="001B5691"/>
    <w:rsid w:val="001B5B00"/>
    <w:rsid w:val="001B5CD6"/>
    <w:rsid w:val="001B6160"/>
    <w:rsid w:val="001B62EB"/>
    <w:rsid w:val="001B6341"/>
    <w:rsid w:val="001B65B2"/>
    <w:rsid w:val="001B6B8A"/>
    <w:rsid w:val="001B7705"/>
    <w:rsid w:val="001C0940"/>
    <w:rsid w:val="001C14C7"/>
    <w:rsid w:val="001C2019"/>
    <w:rsid w:val="001C257D"/>
    <w:rsid w:val="001C2762"/>
    <w:rsid w:val="001C3739"/>
    <w:rsid w:val="001C386A"/>
    <w:rsid w:val="001C388A"/>
    <w:rsid w:val="001C4932"/>
    <w:rsid w:val="001C495E"/>
    <w:rsid w:val="001C61D0"/>
    <w:rsid w:val="001C6416"/>
    <w:rsid w:val="001C66B1"/>
    <w:rsid w:val="001C793E"/>
    <w:rsid w:val="001C7C3B"/>
    <w:rsid w:val="001D0574"/>
    <w:rsid w:val="001D07B2"/>
    <w:rsid w:val="001D0FB5"/>
    <w:rsid w:val="001D29C7"/>
    <w:rsid w:val="001D2F6C"/>
    <w:rsid w:val="001D3719"/>
    <w:rsid w:val="001D5103"/>
    <w:rsid w:val="001D55D2"/>
    <w:rsid w:val="001D6B74"/>
    <w:rsid w:val="001D7528"/>
    <w:rsid w:val="001E0363"/>
    <w:rsid w:val="001E03F6"/>
    <w:rsid w:val="001E07D2"/>
    <w:rsid w:val="001E0D83"/>
    <w:rsid w:val="001E18F6"/>
    <w:rsid w:val="001E19F7"/>
    <w:rsid w:val="001E2067"/>
    <w:rsid w:val="001E2439"/>
    <w:rsid w:val="001E2483"/>
    <w:rsid w:val="001E2F88"/>
    <w:rsid w:val="001E45AE"/>
    <w:rsid w:val="001E5799"/>
    <w:rsid w:val="001E625C"/>
    <w:rsid w:val="001E67E1"/>
    <w:rsid w:val="001E72AD"/>
    <w:rsid w:val="001E7494"/>
    <w:rsid w:val="001F0028"/>
    <w:rsid w:val="001F0E12"/>
    <w:rsid w:val="001F2279"/>
    <w:rsid w:val="001F303E"/>
    <w:rsid w:val="001F30AC"/>
    <w:rsid w:val="001F3FF7"/>
    <w:rsid w:val="001F4916"/>
    <w:rsid w:val="001F6072"/>
    <w:rsid w:val="001F6F50"/>
    <w:rsid w:val="001F75A5"/>
    <w:rsid w:val="001F7DCD"/>
    <w:rsid w:val="00200608"/>
    <w:rsid w:val="0020063F"/>
    <w:rsid w:val="0020098D"/>
    <w:rsid w:val="00200CD8"/>
    <w:rsid w:val="002024FF"/>
    <w:rsid w:val="002028D5"/>
    <w:rsid w:val="00202D5F"/>
    <w:rsid w:val="0020324D"/>
    <w:rsid w:val="00203AE2"/>
    <w:rsid w:val="002041E2"/>
    <w:rsid w:val="0020741B"/>
    <w:rsid w:val="00210A10"/>
    <w:rsid w:val="00210F16"/>
    <w:rsid w:val="0021115B"/>
    <w:rsid w:val="00211874"/>
    <w:rsid w:val="00212884"/>
    <w:rsid w:val="00213AB9"/>
    <w:rsid w:val="00214A1A"/>
    <w:rsid w:val="00214C8C"/>
    <w:rsid w:val="00215B11"/>
    <w:rsid w:val="00215B43"/>
    <w:rsid w:val="00216BD6"/>
    <w:rsid w:val="0021701C"/>
    <w:rsid w:val="002173F3"/>
    <w:rsid w:val="0022060B"/>
    <w:rsid w:val="002211A1"/>
    <w:rsid w:val="002213B2"/>
    <w:rsid w:val="00221474"/>
    <w:rsid w:val="00221B74"/>
    <w:rsid w:val="00221C8F"/>
    <w:rsid w:val="002225C5"/>
    <w:rsid w:val="00222BBE"/>
    <w:rsid w:val="00222FAB"/>
    <w:rsid w:val="002230BA"/>
    <w:rsid w:val="0022406C"/>
    <w:rsid w:val="00224500"/>
    <w:rsid w:val="00224694"/>
    <w:rsid w:val="002246A4"/>
    <w:rsid w:val="00225D8A"/>
    <w:rsid w:val="002262D6"/>
    <w:rsid w:val="0022640D"/>
    <w:rsid w:val="002265BF"/>
    <w:rsid w:val="00227585"/>
    <w:rsid w:val="00227ABF"/>
    <w:rsid w:val="00227B92"/>
    <w:rsid w:val="00230AA2"/>
    <w:rsid w:val="00230C37"/>
    <w:rsid w:val="00232484"/>
    <w:rsid w:val="00233C39"/>
    <w:rsid w:val="00233EE6"/>
    <w:rsid w:val="002341A8"/>
    <w:rsid w:val="00234F09"/>
    <w:rsid w:val="00235247"/>
    <w:rsid w:val="00235469"/>
    <w:rsid w:val="00235773"/>
    <w:rsid w:val="00235977"/>
    <w:rsid w:val="00235AD8"/>
    <w:rsid w:val="00236795"/>
    <w:rsid w:val="00236AC0"/>
    <w:rsid w:val="00236AF9"/>
    <w:rsid w:val="00236C05"/>
    <w:rsid w:val="00236F0A"/>
    <w:rsid w:val="002372F1"/>
    <w:rsid w:val="00237985"/>
    <w:rsid w:val="00237B2B"/>
    <w:rsid w:val="00237E4E"/>
    <w:rsid w:val="00237ED6"/>
    <w:rsid w:val="00240040"/>
    <w:rsid w:val="00240660"/>
    <w:rsid w:val="00241333"/>
    <w:rsid w:val="00241501"/>
    <w:rsid w:val="0024157C"/>
    <w:rsid w:val="00241C14"/>
    <w:rsid w:val="00241C23"/>
    <w:rsid w:val="002422E1"/>
    <w:rsid w:val="002437FB"/>
    <w:rsid w:val="00243BE5"/>
    <w:rsid w:val="00243E31"/>
    <w:rsid w:val="002446C7"/>
    <w:rsid w:val="00245435"/>
    <w:rsid w:val="00245DB7"/>
    <w:rsid w:val="00245E22"/>
    <w:rsid w:val="002465AD"/>
    <w:rsid w:val="0024687B"/>
    <w:rsid w:val="00246C40"/>
    <w:rsid w:val="00246F09"/>
    <w:rsid w:val="00247804"/>
    <w:rsid w:val="00247F8D"/>
    <w:rsid w:val="00250457"/>
    <w:rsid w:val="00250602"/>
    <w:rsid w:val="0025137D"/>
    <w:rsid w:val="00251864"/>
    <w:rsid w:val="002518F4"/>
    <w:rsid w:val="0025381D"/>
    <w:rsid w:val="00253AD6"/>
    <w:rsid w:val="00253B50"/>
    <w:rsid w:val="0025506A"/>
    <w:rsid w:val="00255B5B"/>
    <w:rsid w:val="002564E1"/>
    <w:rsid w:val="00257069"/>
    <w:rsid w:val="002600DE"/>
    <w:rsid w:val="0026076D"/>
    <w:rsid w:val="00260F1F"/>
    <w:rsid w:val="00261A18"/>
    <w:rsid w:val="00261A8C"/>
    <w:rsid w:val="00261D4C"/>
    <w:rsid w:val="00262CE0"/>
    <w:rsid w:val="002630A8"/>
    <w:rsid w:val="002631F7"/>
    <w:rsid w:val="002637BB"/>
    <w:rsid w:val="00264201"/>
    <w:rsid w:val="0026431D"/>
    <w:rsid w:val="00264561"/>
    <w:rsid w:val="002657A7"/>
    <w:rsid w:val="00265DD4"/>
    <w:rsid w:val="00266536"/>
    <w:rsid w:val="00266C1B"/>
    <w:rsid w:val="00266E62"/>
    <w:rsid w:val="0026795E"/>
    <w:rsid w:val="00267BCB"/>
    <w:rsid w:val="00270123"/>
    <w:rsid w:val="00270BEC"/>
    <w:rsid w:val="00270E0E"/>
    <w:rsid w:val="0027153F"/>
    <w:rsid w:val="0027179C"/>
    <w:rsid w:val="002719B9"/>
    <w:rsid w:val="0027234D"/>
    <w:rsid w:val="002724A1"/>
    <w:rsid w:val="002735C2"/>
    <w:rsid w:val="00273ABA"/>
    <w:rsid w:val="00274267"/>
    <w:rsid w:val="00274295"/>
    <w:rsid w:val="00274352"/>
    <w:rsid w:val="00276A0B"/>
    <w:rsid w:val="00277F94"/>
    <w:rsid w:val="00280918"/>
    <w:rsid w:val="0028222E"/>
    <w:rsid w:val="00283582"/>
    <w:rsid w:val="00283EF6"/>
    <w:rsid w:val="002846B6"/>
    <w:rsid w:val="00285333"/>
    <w:rsid w:val="002854B8"/>
    <w:rsid w:val="002856F2"/>
    <w:rsid w:val="00285E78"/>
    <w:rsid w:val="00285E8C"/>
    <w:rsid w:val="00285EB5"/>
    <w:rsid w:val="00286104"/>
    <w:rsid w:val="0028634F"/>
    <w:rsid w:val="002863D5"/>
    <w:rsid w:val="00286B6C"/>
    <w:rsid w:val="00287101"/>
    <w:rsid w:val="0028720D"/>
    <w:rsid w:val="00290C32"/>
    <w:rsid w:val="00292685"/>
    <w:rsid w:val="00292E20"/>
    <w:rsid w:val="00292F4D"/>
    <w:rsid w:val="002932C9"/>
    <w:rsid w:val="002942F8"/>
    <w:rsid w:val="00294553"/>
    <w:rsid w:val="002955BB"/>
    <w:rsid w:val="00295A6C"/>
    <w:rsid w:val="002961E8"/>
    <w:rsid w:val="00296821"/>
    <w:rsid w:val="00296D92"/>
    <w:rsid w:val="0029701C"/>
    <w:rsid w:val="002971E2"/>
    <w:rsid w:val="002976B0"/>
    <w:rsid w:val="0029775A"/>
    <w:rsid w:val="00297825"/>
    <w:rsid w:val="00297C79"/>
    <w:rsid w:val="00297EB9"/>
    <w:rsid w:val="002A0342"/>
    <w:rsid w:val="002A035A"/>
    <w:rsid w:val="002A04EB"/>
    <w:rsid w:val="002A1639"/>
    <w:rsid w:val="002A1A3A"/>
    <w:rsid w:val="002A1A5A"/>
    <w:rsid w:val="002A21B5"/>
    <w:rsid w:val="002A27E9"/>
    <w:rsid w:val="002A2B17"/>
    <w:rsid w:val="002A3B4C"/>
    <w:rsid w:val="002A507A"/>
    <w:rsid w:val="002A53A2"/>
    <w:rsid w:val="002A6ACB"/>
    <w:rsid w:val="002A6CE6"/>
    <w:rsid w:val="002A72D4"/>
    <w:rsid w:val="002A74F5"/>
    <w:rsid w:val="002B0837"/>
    <w:rsid w:val="002B11BD"/>
    <w:rsid w:val="002B15CA"/>
    <w:rsid w:val="002B1E82"/>
    <w:rsid w:val="002B2475"/>
    <w:rsid w:val="002B4574"/>
    <w:rsid w:val="002B48FA"/>
    <w:rsid w:val="002B5418"/>
    <w:rsid w:val="002B5765"/>
    <w:rsid w:val="002B6D1A"/>
    <w:rsid w:val="002B7C04"/>
    <w:rsid w:val="002B7CD5"/>
    <w:rsid w:val="002C07B7"/>
    <w:rsid w:val="002C0DFE"/>
    <w:rsid w:val="002C0F3E"/>
    <w:rsid w:val="002C1242"/>
    <w:rsid w:val="002C189E"/>
    <w:rsid w:val="002C1D7A"/>
    <w:rsid w:val="002C2043"/>
    <w:rsid w:val="002C2DA9"/>
    <w:rsid w:val="002C2E37"/>
    <w:rsid w:val="002C33EC"/>
    <w:rsid w:val="002C3406"/>
    <w:rsid w:val="002C3B13"/>
    <w:rsid w:val="002C3E56"/>
    <w:rsid w:val="002C3E94"/>
    <w:rsid w:val="002C3F50"/>
    <w:rsid w:val="002C4075"/>
    <w:rsid w:val="002C4BC2"/>
    <w:rsid w:val="002C4DBA"/>
    <w:rsid w:val="002C50BF"/>
    <w:rsid w:val="002C553B"/>
    <w:rsid w:val="002C5953"/>
    <w:rsid w:val="002C6FE7"/>
    <w:rsid w:val="002C71B6"/>
    <w:rsid w:val="002C74EF"/>
    <w:rsid w:val="002C7815"/>
    <w:rsid w:val="002C7B84"/>
    <w:rsid w:val="002D045F"/>
    <w:rsid w:val="002D1549"/>
    <w:rsid w:val="002D18D9"/>
    <w:rsid w:val="002D1C01"/>
    <w:rsid w:val="002D2D95"/>
    <w:rsid w:val="002D2E0B"/>
    <w:rsid w:val="002D3401"/>
    <w:rsid w:val="002D3FEB"/>
    <w:rsid w:val="002D4367"/>
    <w:rsid w:val="002D4B10"/>
    <w:rsid w:val="002D5483"/>
    <w:rsid w:val="002D6111"/>
    <w:rsid w:val="002D62C4"/>
    <w:rsid w:val="002D6F71"/>
    <w:rsid w:val="002D7021"/>
    <w:rsid w:val="002D72D4"/>
    <w:rsid w:val="002D7F26"/>
    <w:rsid w:val="002E03E7"/>
    <w:rsid w:val="002E07B2"/>
    <w:rsid w:val="002E085E"/>
    <w:rsid w:val="002E0DCD"/>
    <w:rsid w:val="002E13BC"/>
    <w:rsid w:val="002E1866"/>
    <w:rsid w:val="002E331D"/>
    <w:rsid w:val="002E3E05"/>
    <w:rsid w:val="002E3E9B"/>
    <w:rsid w:val="002E4AF5"/>
    <w:rsid w:val="002E5F59"/>
    <w:rsid w:val="002E5FFC"/>
    <w:rsid w:val="002E6E5C"/>
    <w:rsid w:val="002E734B"/>
    <w:rsid w:val="002F0203"/>
    <w:rsid w:val="002F0E37"/>
    <w:rsid w:val="002F1110"/>
    <w:rsid w:val="002F13D6"/>
    <w:rsid w:val="002F2343"/>
    <w:rsid w:val="002F2EF7"/>
    <w:rsid w:val="002F3EF6"/>
    <w:rsid w:val="002F4058"/>
    <w:rsid w:val="002F4BA7"/>
    <w:rsid w:val="002F5B6A"/>
    <w:rsid w:val="002F614C"/>
    <w:rsid w:val="002F669F"/>
    <w:rsid w:val="002F6793"/>
    <w:rsid w:val="002F6B79"/>
    <w:rsid w:val="002F705F"/>
    <w:rsid w:val="002F7129"/>
    <w:rsid w:val="002F7EDB"/>
    <w:rsid w:val="0030060C"/>
    <w:rsid w:val="00300D8B"/>
    <w:rsid w:val="0030177D"/>
    <w:rsid w:val="003026CF"/>
    <w:rsid w:val="00302960"/>
    <w:rsid w:val="00303380"/>
    <w:rsid w:val="003041C8"/>
    <w:rsid w:val="0030469E"/>
    <w:rsid w:val="003046D2"/>
    <w:rsid w:val="00304B25"/>
    <w:rsid w:val="003056F8"/>
    <w:rsid w:val="00305D5D"/>
    <w:rsid w:val="00306988"/>
    <w:rsid w:val="00306C2E"/>
    <w:rsid w:val="00306D78"/>
    <w:rsid w:val="00310236"/>
    <w:rsid w:val="003106D3"/>
    <w:rsid w:val="00310F4F"/>
    <w:rsid w:val="00312565"/>
    <w:rsid w:val="00312798"/>
    <w:rsid w:val="00314F8D"/>
    <w:rsid w:val="003177A7"/>
    <w:rsid w:val="00320B10"/>
    <w:rsid w:val="00320C4E"/>
    <w:rsid w:val="003212EE"/>
    <w:rsid w:val="00321B13"/>
    <w:rsid w:val="00321B80"/>
    <w:rsid w:val="00321C66"/>
    <w:rsid w:val="00324653"/>
    <w:rsid w:val="003246CF"/>
    <w:rsid w:val="00324AAC"/>
    <w:rsid w:val="00324DE1"/>
    <w:rsid w:val="003254F5"/>
    <w:rsid w:val="00325BDD"/>
    <w:rsid w:val="00325DC8"/>
    <w:rsid w:val="00325F39"/>
    <w:rsid w:val="00326BA5"/>
    <w:rsid w:val="0032729D"/>
    <w:rsid w:val="00327620"/>
    <w:rsid w:val="00330741"/>
    <w:rsid w:val="0033157F"/>
    <w:rsid w:val="00331E8C"/>
    <w:rsid w:val="00332396"/>
    <w:rsid w:val="00333E9C"/>
    <w:rsid w:val="00333F24"/>
    <w:rsid w:val="003343DC"/>
    <w:rsid w:val="0033457C"/>
    <w:rsid w:val="003347D1"/>
    <w:rsid w:val="00334B65"/>
    <w:rsid w:val="003353A7"/>
    <w:rsid w:val="003359A3"/>
    <w:rsid w:val="00335FC6"/>
    <w:rsid w:val="00337417"/>
    <w:rsid w:val="00337D3F"/>
    <w:rsid w:val="00341102"/>
    <w:rsid w:val="003419EA"/>
    <w:rsid w:val="00341F77"/>
    <w:rsid w:val="0034213F"/>
    <w:rsid w:val="00342E9E"/>
    <w:rsid w:val="00342FB2"/>
    <w:rsid w:val="003438CB"/>
    <w:rsid w:val="003442C1"/>
    <w:rsid w:val="003443C5"/>
    <w:rsid w:val="003445AD"/>
    <w:rsid w:val="0034543E"/>
    <w:rsid w:val="00345810"/>
    <w:rsid w:val="0034595D"/>
    <w:rsid w:val="003471BC"/>
    <w:rsid w:val="0034721D"/>
    <w:rsid w:val="003472BD"/>
    <w:rsid w:val="003476A6"/>
    <w:rsid w:val="00347798"/>
    <w:rsid w:val="00350179"/>
    <w:rsid w:val="003503C3"/>
    <w:rsid w:val="0035068D"/>
    <w:rsid w:val="003507BA"/>
    <w:rsid w:val="00350DBA"/>
    <w:rsid w:val="00350EA1"/>
    <w:rsid w:val="00351C1E"/>
    <w:rsid w:val="00352888"/>
    <w:rsid w:val="0035436D"/>
    <w:rsid w:val="00355919"/>
    <w:rsid w:val="00355A88"/>
    <w:rsid w:val="00356B97"/>
    <w:rsid w:val="003571ED"/>
    <w:rsid w:val="00357351"/>
    <w:rsid w:val="0035794E"/>
    <w:rsid w:val="003602A5"/>
    <w:rsid w:val="00360663"/>
    <w:rsid w:val="00360BF6"/>
    <w:rsid w:val="003612D6"/>
    <w:rsid w:val="003613F2"/>
    <w:rsid w:val="00361DB1"/>
    <w:rsid w:val="00364267"/>
    <w:rsid w:val="003645D9"/>
    <w:rsid w:val="003645F6"/>
    <w:rsid w:val="0036488D"/>
    <w:rsid w:val="00364CDC"/>
    <w:rsid w:val="0036510B"/>
    <w:rsid w:val="0036553F"/>
    <w:rsid w:val="003666A4"/>
    <w:rsid w:val="0036713B"/>
    <w:rsid w:val="0036788D"/>
    <w:rsid w:val="00367E18"/>
    <w:rsid w:val="0037011E"/>
    <w:rsid w:val="003701E9"/>
    <w:rsid w:val="00370EA1"/>
    <w:rsid w:val="003712AF"/>
    <w:rsid w:val="00371930"/>
    <w:rsid w:val="00372669"/>
    <w:rsid w:val="00373819"/>
    <w:rsid w:val="0037388A"/>
    <w:rsid w:val="00373F78"/>
    <w:rsid w:val="00374442"/>
    <w:rsid w:val="00374E8B"/>
    <w:rsid w:val="0037520A"/>
    <w:rsid w:val="00375CE2"/>
    <w:rsid w:val="00375E66"/>
    <w:rsid w:val="003765C7"/>
    <w:rsid w:val="003773FF"/>
    <w:rsid w:val="003776BA"/>
    <w:rsid w:val="00377A96"/>
    <w:rsid w:val="00377E1E"/>
    <w:rsid w:val="00377E61"/>
    <w:rsid w:val="0038011F"/>
    <w:rsid w:val="003807BE"/>
    <w:rsid w:val="00381C94"/>
    <w:rsid w:val="00382268"/>
    <w:rsid w:val="0038310A"/>
    <w:rsid w:val="003839C6"/>
    <w:rsid w:val="00383C6B"/>
    <w:rsid w:val="003862AD"/>
    <w:rsid w:val="003866C0"/>
    <w:rsid w:val="0038682C"/>
    <w:rsid w:val="0038694C"/>
    <w:rsid w:val="00386B85"/>
    <w:rsid w:val="0038780D"/>
    <w:rsid w:val="00390149"/>
    <w:rsid w:val="0039079E"/>
    <w:rsid w:val="00391159"/>
    <w:rsid w:val="00391281"/>
    <w:rsid w:val="00391367"/>
    <w:rsid w:val="00391389"/>
    <w:rsid w:val="00391934"/>
    <w:rsid w:val="00391BD2"/>
    <w:rsid w:val="0039265D"/>
    <w:rsid w:val="0039330E"/>
    <w:rsid w:val="00393423"/>
    <w:rsid w:val="00393CB6"/>
    <w:rsid w:val="003955D8"/>
    <w:rsid w:val="003962CD"/>
    <w:rsid w:val="00397269"/>
    <w:rsid w:val="00397F88"/>
    <w:rsid w:val="003A0D80"/>
    <w:rsid w:val="003A0F25"/>
    <w:rsid w:val="003A189A"/>
    <w:rsid w:val="003A2530"/>
    <w:rsid w:val="003A258A"/>
    <w:rsid w:val="003A29D2"/>
    <w:rsid w:val="003A29E8"/>
    <w:rsid w:val="003A31B3"/>
    <w:rsid w:val="003A327D"/>
    <w:rsid w:val="003A3F81"/>
    <w:rsid w:val="003A4719"/>
    <w:rsid w:val="003A5F73"/>
    <w:rsid w:val="003A677A"/>
    <w:rsid w:val="003A7075"/>
    <w:rsid w:val="003A71EB"/>
    <w:rsid w:val="003A7418"/>
    <w:rsid w:val="003B0660"/>
    <w:rsid w:val="003B1209"/>
    <w:rsid w:val="003B1640"/>
    <w:rsid w:val="003B18BE"/>
    <w:rsid w:val="003B2B96"/>
    <w:rsid w:val="003B32D9"/>
    <w:rsid w:val="003B3915"/>
    <w:rsid w:val="003B42E9"/>
    <w:rsid w:val="003B43FF"/>
    <w:rsid w:val="003B47FD"/>
    <w:rsid w:val="003B4B2E"/>
    <w:rsid w:val="003B4CBA"/>
    <w:rsid w:val="003B4D6E"/>
    <w:rsid w:val="003B4E15"/>
    <w:rsid w:val="003B5D9D"/>
    <w:rsid w:val="003B6E78"/>
    <w:rsid w:val="003B7AA3"/>
    <w:rsid w:val="003C0128"/>
    <w:rsid w:val="003C1443"/>
    <w:rsid w:val="003C1698"/>
    <w:rsid w:val="003C18E8"/>
    <w:rsid w:val="003C3702"/>
    <w:rsid w:val="003C42AE"/>
    <w:rsid w:val="003C4A6C"/>
    <w:rsid w:val="003C5122"/>
    <w:rsid w:val="003C54B0"/>
    <w:rsid w:val="003C570A"/>
    <w:rsid w:val="003C58C4"/>
    <w:rsid w:val="003C5D9C"/>
    <w:rsid w:val="003C6029"/>
    <w:rsid w:val="003C7F2E"/>
    <w:rsid w:val="003D0284"/>
    <w:rsid w:val="003D06C6"/>
    <w:rsid w:val="003D08CF"/>
    <w:rsid w:val="003D12EE"/>
    <w:rsid w:val="003D192E"/>
    <w:rsid w:val="003D1C6F"/>
    <w:rsid w:val="003D26C8"/>
    <w:rsid w:val="003D2E46"/>
    <w:rsid w:val="003D313A"/>
    <w:rsid w:val="003D354A"/>
    <w:rsid w:val="003D4531"/>
    <w:rsid w:val="003D458A"/>
    <w:rsid w:val="003D45C3"/>
    <w:rsid w:val="003D4715"/>
    <w:rsid w:val="003D48E8"/>
    <w:rsid w:val="003D4AA0"/>
    <w:rsid w:val="003D4F78"/>
    <w:rsid w:val="003D4F92"/>
    <w:rsid w:val="003D5AE8"/>
    <w:rsid w:val="003D5BB8"/>
    <w:rsid w:val="003D5F26"/>
    <w:rsid w:val="003D7537"/>
    <w:rsid w:val="003E054E"/>
    <w:rsid w:val="003E0FEE"/>
    <w:rsid w:val="003E1053"/>
    <w:rsid w:val="003E10AF"/>
    <w:rsid w:val="003E18BA"/>
    <w:rsid w:val="003E2041"/>
    <w:rsid w:val="003E422F"/>
    <w:rsid w:val="003E4D49"/>
    <w:rsid w:val="003E551C"/>
    <w:rsid w:val="003F2438"/>
    <w:rsid w:val="003F26D6"/>
    <w:rsid w:val="003F2D4E"/>
    <w:rsid w:val="003F38B8"/>
    <w:rsid w:val="003F3A71"/>
    <w:rsid w:val="003F3EFA"/>
    <w:rsid w:val="003F42A9"/>
    <w:rsid w:val="003F44C5"/>
    <w:rsid w:val="003F5773"/>
    <w:rsid w:val="003F5A71"/>
    <w:rsid w:val="003F5C34"/>
    <w:rsid w:val="003F6041"/>
    <w:rsid w:val="003F6A2B"/>
    <w:rsid w:val="003F6C43"/>
    <w:rsid w:val="004001AC"/>
    <w:rsid w:val="00400C1A"/>
    <w:rsid w:val="004024E5"/>
    <w:rsid w:val="004024F6"/>
    <w:rsid w:val="00402785"/>
    <w:rsid w:val="00403CE3"/>
    <w:rsid w:val="004041BA"/>
    <w:rsid w:val="00404739"/>
    <w:rsid w:val="00405333"/>
    <w:rsid w:val="004053E9"/>
    <w:rsid w:val="00405B2B"/>
    <w:rsid w:val="00405DB0"/>
    <w:rsid w:val="004065AC"/>
    <w:rsid w:val="0040773E"/>
    <w:rsid w:val="004079C0"/>
    <w:rsid w:val="00407C09"/>
    <w:rsid w:val="00407F1B"/>
    <w:rsid w:val="0041027C"/>
    <w:rsid w:val="004110E2"/>
    <w:rsid w:val="00411B25"/>
    <w:rsid w:val="00412CC5"/>
    <w:rsid w:val="004139A9"/>
    <w:rsid w:val="004139B9"/>
    <w:rsid w:val="00414722"/>
    <w:rsid w:val="00416673"/>
    <w:rsid w:val="0041696A"/>
    <w:rsid w:val="00416AA3"/>
    <w:rsid w:val="004170D1"/>
    <w:rsid w:val="00417C2F"/>
    <w:rsid w:val="00417CAA"/>
    <w:rsid w:val="00417DFA"/>
    <w:rsid w:val="004200D0"/>
    <w:rsid w:val="00420514"/>
    <w:rsid w:val="00420DB0"/>
    <w:rsid w:val="00421911"/>
    <w:rsid w:val="00421ACA"/>
    <w:rsid w:val="00421C58"/>
    <w:rsid w:val="00422104"/>
    <w:rsid w:val="0042274D"/>
    <w:rsid w:val="00422AEE"/>
    <w:rsid w:val="00423C64"/>
    <w:rsid w:val="00423EF6"/>
    <w:rsid w:val="004249EA"/>
    <w:rsid w:val="00424BBD"/>
    <w:rsid w:val="00425105"/>
    <w:rsid w:val="00425629"/>
    <w:rsid w:val="00426316"/>
    <w:rsid w:val="00426A2F"/>
    <w:rsid w:val="00426CC3"/>
    <w:rsid w:val="004274C4"/>
    <w:rsid w:val="00427999"/>
    <w:rsid w:val="00427C50"/>
    <w:rsid w:val="00427E84"/>
    <w:rsid w:val="00430587"/>
    <w:rsid w:val="00430E80"/>
    <w:rsid w:val="00431188"/>
    <w:rsid w:val="004315F2"/>
    <w:rsid w:val="00431BAC"/>
    <w:rsid w:val="00432681"/>
    <w:rsid w:val="00432C3C"/>
    <w:rsid w:val="00432CB3"/>
    <w:rsid w:val="004346E6"/>
    <w:rsid w:val="00434DA2"/>
    <w:rsid w:val="00434EC8"/>
    <w:rsid w:val="0043533A"/>
    <w:rsid w:val="0043585E"/>
    <w:rsid w:val="00435E91"/>
    <w:rsid w:val="0043708B"/>
    <w:rsid w:val="00437289"/>
    <w:rsid w:val="00437BFB"/>
    <w:rsid w:val="00441021"/>
    <w:rsid w:val="0044172C"/>
    <w:rsid w:val="004420C8"/>
    <w:rsid w:val="004424FD"/>
    <w:rsid w:val="00442EA9"/>
    <w:rsid w:val="00443DDD"/>
    <w:rsid w:val="00444B07"/>
    <w:rsid w:val="00445726"/>
    <w:rsid w:val="0044582C"/>
    <w:rsid w:val="004476A9"/>
    <w:rsid w:val="004477EF"/>
    <w:rsid w:val="00447FD8"/>
    <w:rsid w:val="004500E1"/>
    <w:rsid w:val="004507AB"/>
    <w:rsid w:val="00452396"/>
    <w:rsid w:val="00452A6C"/>
    <w:rsid w:val="0045409A"/>
    <w:rsid w:val="00455254"/>
    <w:rsid w:val="00455BC8"/>
    <w:rsid w:val="00455E7A"/>
    <w:rsid w:val="00456012"/>
    <w:rsid w:val="00456040"/>
    <w:rsid w:val="00456984"/>
    <w:rsid w:val="004569C2"/>
    <w:rsid w:val="00456A4A"/>
    <w:rsid w:val="00457D7D"/>
    <w:rsid w:val="00457F35"/>
    <w:rsid w:val="00460457"/>
    <w:rsid w:val="00460A95"/>
    <w:rsid w:val="00461DDA"/>
    <w:rsid w:val="00461FE7"/>
    <w:rsid w:val="0046216C"/>
    <w:rsid w:val="00462597"/>
    <w:rsid w:val="00462D02"/>
    <w:rsid w:val="00462FB7"/>
    <w:rsid w:val="004634F4"/>
    <w:rsid w:val="0046437D"/>
    <w:rsid w:val="004647AA"/>
    <w:rsid w:val="00464C21"/>
    <w:rsid w:val="004668B6"/>
    <w:rsid w:val="00470601"/>
    <w:rsid w:val="00471492"/>
    <w:rsid w:val="00471C70"/>
    <w:rsid w:val="004724B0"/>
    <w:rsid w:val="00472867"/>
    <w:rsid w:val="004728DD"/>
    <w:rsid w:val="00472C86"/>
    <w:rsid w:val="00473111"/>
    <w:rsid w:val="00473B43"/>
    <w:rsid w:val="00474438"/>
    <w:rsid w:val="00474864"/>
    <w:rsid w:val="004756CA"/>
    <w:rsid w:val="00476474"/>
    <w:rsid w:val="00477532"/>
    <w:rsid w:val="004776E5"/>
    <w:rsid w:val="00477BBC"/>
    <w:rsid w:val="004803B5"/>
    <w:rsid w:val="00480797"/>
    <w:rsid w:val="0048118F"/>
    <w:rsid w:val="00481422"/>
    <w:rsid w:val="00481A9A"/>
    <w:rsid w:val="00481F53"/>
    <w:rsid w:val="00482197"/>
    <w:rsid w:val="00482511"/>
    <w:rsid w:val="00483614"/>
    <w:rsid w:val="00483B35"/>
    <w:rsid w:val="00484847"/>
    <w:rsid w:val="00484C94"/>
    <w:rsid w:val="00484DF7"/>
    <w:rsid w:val="00485296"/>
    <w:rsid w:val="0048537E"/>
    <w:rsid w:val="00485484"/>
    <w:rsid w:val="00485A29"/>
    <w:rsid w:val="00485B89"/>
    <w:rsid w:val="00485ED2"/>
    <w:rsid w:val="00486474"/>
    <w:rsid w:val="0048696D"/>
    <w:rsid w:val="00486BEF"/>
    <w:rsid w:val="004871DB"/>
    <w:rsid w:val="004876DF"/>
    <w:rsid w:val="00487CA2"/>
    <w:rsid w:val="00487EF9"/>
    <w:rsid w:val="004908D1"/>
    <w:rsid w:val="00491116"/>
    <w:rsid w:val="00491E4C"/>
    <w:rsid w:val="004935CD"/>
    <w:rsid w:val="004939B1"/>
    <w:rsid w:val="00493A4D"/>
    <w:rsid w:val="00493E54"/>
    <w:rsid w:val="004940C6"/>
    <w:rsid w:val="004942E3"/>
    <w:rsid w:val="00494B0A"/>
    <w:rsid w:val="0049504D"/>
    <w:rsid w:val="004950B4"/>
    <w:rsid w:val="00495363"/>
    <w:rsid w:val="00497631"/>
    <w:rsid w:val="00497895"/>
    <w:rsid w:val="004978B0"/>
    <w:rsid w:val="004A019B"/>
    <w:rsid w:val="004A0284"/>
    <w:rsid w:val="004A0DEF"/>
    <w:rsid w:val="004A194B"/>
    <w:rsid w:val="004A1F5B"/>
    <w:rsid w:val="004A380E"/>
    <w:rsid w:val="004A3F8C"/>
    <w:rsid w:val="004A536B"/>
    <w:rsid w:val="004A5D95"/>
    <w:rsid w:val="004A6292"/>
    <w:rsid w:val="004A675F"/>
    <w:rsid w:val="004A7109"/>
    <w:rsid w:val="004B0690"/>
    <w:rsid w:val="004B0793"/>
    <w:rsid w:val="004B0E82"/>
    <w:rsid w:val="004B36BD"/>
    <w:rsid w:val="004B4CA7"/>
    <w:rsid w:val="004B5BE6"/>
    <w:rsid w:val="004B71E7"/>
    <w:rsid w:val="004B7F17"/>
    <w:rsid w:val="004C16CB"/>
    <w:rsid w:val="004C1997"/>
    <w:rsid w:val="004C1AA8"/>
    <w:rsid w:val="004C2148"/>
    <w:rsid w:val="004C27D4"/>
    <w:rsid w:val="004C2B7C"/>
    <w:rsid w:val="004C2CD7"/>
    <w:rsid w:val="004C3F9F"/>
    <w:rsid w:val="004C415C"/>
    <w:rsid w:val="004C41FF"/>
    <w:rsid w:val="004C4734"/>
    <w:rsid w:val="004C496A"/>
    <w:rsid w:val="004C4A1B"/>
    <w:rsid w:val="004C5196"/>
    <w:rsid w:val="004C5217"/>
    <w:rsid w:val="004C63F5"/>
    <w:rsid w:val="004C6608"/>
    <w:rsid w:val="004C7D6D"/>
    <w:rsid w:val="004D0663"/>
    <w:rsid w:val="004D080C"/>
    <w:rsid w:val="004D100D"/>
    <w:rsid w:val="004D1732"/>
    <w:rsid w:val="004D2465"/>
    <w:rsid w:val="004D2797"/>
    <w:rsid w:val="004D2961"/>
    <w:rsid w:val="004D2FD3"/>
    <w:rsid w:val="004D38A3"/>
    <w:rsid w:val="004D3DE9"/>
    <w:rsid w:val="004D3DFD"/>
    <w:rsid w:val="004D41FB"/>
    <w:rsid w:val="004D4D3A"/>
    <w:rsid w:val="004D5A36"/>
    <w:rsid w:val="004D689E"/>
    <w:rsid w:val="004D6DE9"/>
    <w:rsid w:val="004E042E"/>
    <w:rsid w:val="004E0E2B"/>
    <w:rsid w:val="004E2205"/>
    <w:rsid w:val="004E3CB8"/>
    <w:rsid w:val="004E41F5"/>
    <w:rsid w:val="004E4793"/>
    <w:rsid w:val="004E4CC8"/>
    <w:rsid w:val="004E4EE4"/>
    <w:rsid w:val="004E5CBC"/>
    <w:rsid w:val="004E691A"/>
    <w:rsid w:val="004E69AA"/>
    <w:rsid w:val="004E6B35"/>
    <w:rsid w:val="004E7240"/>
    <w:rsid w:val="004E7981"/>
    <w:rsid w:val="004F0BD2"/>
    <w:rsid w:val="004F26EE"/>
    <w:rsid w:val="004F278B"/>
    <w:rsid w:val="004F2949"/>
    <w:rsid w:val="004F340C"/>
    <w:rsid w:val="004F37A1"/>
    <w:rsid w:val="004F3983"/>
    <w:rsid w:val="004F3EDC"/>
    <w:rsid w:val="004F4081"/>
    <w:rsid w:val="004F4180"/>
    <w:rsid w:val="004F4EF2"/>
    <w:rsid w:val="004F4F0F"/>
    <w:rsid w:val="004F4FA5"/>
    <w:rsid w:val="004F58E4"/>
    <w:rsid w:val="004F5C0D"/>
    <w:rsid w:val="004F5FBB"/>
    <w:rsid w:val="004F70F8"/>
    <w:rsid w:val="004F7FCA"/>
    <w:rsid w:val="00501167"/>
    <w:rsid w:val="005017E8"/>
    <w:rsid w:val="00501A22"/>
    <w:rsid w:val="00501D11"/>
    <w:rsid w:val="0050220C"/>
    <w:rsid w:val="005028BC"/>
    <w:rsid w:val="00503798"/>
    <w:rsid w:val="00503DAC"/>
    <w:rsid w:val="005043D6"/>
    <w:rsid w:val="005043E1"/>
    <w:rsid w:val="00504F87"/>
    <w:rsid w:val="00504FDA"/>
    <w:rsid w:val="00505277"/>
    <w:rsid w:val="00505604"/>
    <w:rsid w:val="005065D8"/>
    <w:rsid w:val="0050697D"/>
    <w:rsid w:val="005072BA"/>
    <w:rsid w:val="0050731A"/>
    <w:rsid w:val="005078F1"/>
    <w:rsid w:val="0051009B"/>
    <w:rsid w:val="005104DF"/>
    <w:rsid w:val="0051192B"/>
    <w:rsid w:val="00511C88"/>
    <w:rsid w:val="00511D41"/>
    <w:rsid w:val="00511F7A"/>
    <w:rsid w:val="00512B07"/>
    <w:rsid w:val="00512FCF"/>
    <w:rsid w:val="00513321"/>
    <w:rsid w:val="00513864"/>
    <w:rsid w:val="00513ED4"/>
    <w:rsid w:val="00513F6D"/>
    <w:rsid w:val="0051410B"/>
    <w:rsid w:val="0051431F"/>
    <w:rsid w:val="00514A65"/>
    <w:rsid w:val="00514E60"/>
    <w:rsid w:val="00517F8A"/>
    <w:rsid w:val="00520606"/>
    <w:rsid w:val="00521B4D"/>
    <w:rsid w:val="00522684"/>
    <w:rsid w:val="00523726"/>
    <w:rsid w:val="005259ED"/>
    <w:rsid w:val="005262D9"/>
    <w:rsid w:val="005264C6"/>
    <w:rsid w:val="005279B9"/>
    <w:rsid w:val="005315A6"/>
    <w:rsid w:val="00531F84"/>
    <w:rsid w:val="00532ECB"/>
    <w:rsid w:val="00533C6A"/>
    <w:rsid w:val="00533CCD"/>
    <w:rsid w:val="00534A6D"/>
    <w:rsid w:val="00535416"/>
    <w:rsid w:val="00535FEC"/>
    <w:rsid w:val="0053786B"/>
    <w:rsid w:val="005379C7"/>
    <w:rsid w:val="00537BB5"/>
    <w:rsid w:val="0054021A"/>
    <w:rsid w:val="00540564"/>
    <w:rsid w:val="00541CAB"/>
    <w:rsid w:val="0054211F"/>
    <w:rsid w:val="00542131"/>
    <w:rsid w:val="0054238F"/>
    <w:rsid w:val="00542496"/>
    <w:rsid w:val="005426ED"/>
    <w:rsid w:val="00542703"/>
    <w:rsid w:val="00542ED8"/>
    <w:rsid w:val="005431F4"/>
    <w:rsid w:val="00543207"/>
    <w:rsid w:val="0054350E"/>
    <w:rsid w:val="00543A57"/>
    <w:rsid w:val="0054428C"/>
    <w:rsid w:val="005447BC"/>
    <w:rsid w:val="00544BFA"/>
    <w:rsid w:val="00544CA8"/>
    <w:rsid w:val="005451B8"/>
    <w:rsid w:val="00545253"/>
    <w:rsid w:val="00545B73"/>
    <w:rsid w:val="00546343"/>
    <w:rsid w:val="005471D1"/>
    <w:rsid w:val="00547332"/>
    <w:rsid w:val="005505AF"/>
    <w:rsid w:val="00550B3B"/>
    <w:rsid w:val="00550CB2"/>
    <w:rsid w:val="00551222"/>
    <w:rsid w:val="00551F34"/>
    <w:rsid w:val="0055226C"/>
    <w:rsid w:val="0055258D"/>
    <w:rsid w:val="00552F55"/>
    <w:rsid w:val="005539DD"/>
    <w:rsid w:val="00553B8A"/>
    <w:rsid w:val="0055428C"/>
    <w:rsid w:val="0055441F"/>
    <w:rsid w:val="0055454E"/>
    <w:rsid w:val="005546E4"/>
    <w:rsid w:val="0055505A"/>
    <w:rsid w:val="00555ADE"/>
    <w:rsid w:val="0055608A"/>
    <w:rsid w:val="005561FA"/>
    <w:rsid w:val="005567E3"/>
    <w:rsid w:val="00556D7A"/>
    <w:rsid w:val="005571D4"/>
    <w:rsid w:val="00562871"/>
    <w:rsid w:val="00562C84"/>
    <w:rsid w:val="00563111"/>
    <w:rsid w:val="005633D0"/>
    <w:rsid w:val="00563E6D"/>
    <w:rsid w:val="0056404C"/>
    <w:rsid w:val="00564325"/>
    <w:rsid w:val="005643A2"/>
    <w:rsid w:val="0056447A"/>
    <w:rsid w:val="00564512"/>
    <w:rsid w:val="005649D3"/>
    <w:rsid w:val="00564B95"/>
    <w:rsid w:val="00565664"/>
    <w:rsid w:val="0056578E"/>
    <w:rsid w:val="0056593D"/>
    <w:rsid w:val="00565D7A"/>
    <w:rsid w:val="005661E9"/>
    <w:rsid w:val="0056639B"/>
    <w:rsid w:val="00566DF2"/>
    <w:rsid w:val="005671A8"/>
    <w:rsid w:val="00570234"/>
    <w:rsid w:val="00570692"/>
    <w:rsid w:val="0057079D"/>
    <w:rsid w:val="005717D3"/>
    <w:rsid w:val="00571B90"/>
    <w:rsid w:val="00571D17"/>
    <w:rsid w:val="00571EC6"/>
    <w:rsid w:val="00573CAD"/>
    <w:rsid w:val="005740E6"/>
    <w:rsid w:val="00574D54"/>
    <w:rsid w:val="00575D56"/>
    <w:rsid w:val="00576061"/>
    <w:rsid w:val="00577884"/>
    <w:rsid w:val="005779D6"/>
    <w:rsid w:val="005802E4"/>
    <w:rsid w:val="00580DC5"/>
    <w:rsid w:val="00580EDF"/>
    <w:rsid w:val="00581875"/>
    <w:rsid w:val="005820B1"/>
    <w:rsid w:val="005821C7"/>
    <w:rsid w:val="00583181"/>
    <w:rsid w:val="00583343"/>
    <w:rsid w:val="00583C97"/>
    <w:rsid w:val="005843E6"/>
    <w:rsid w:val="00584E1D"/>
    <w:rsid w:val="0058668F"/>
    <w:rsid w:val="005867AF"/>
    <w:rsid w:val="005872C3"/>
    <w:rsid w:val="00587874"/>
    <w:rsid w:val="005925E2"/>
    <w:rsid w:val="0059324B"/>
    <w:rsid w:val="005937A7"/>
    <w:rsid w:val="00595007"/>
    <w:rsid w:val="0059591B"/>
    <w:rsid w:val="00595C08"/>
    <w:rsid w:val="005960F7"/>
    <w:rsid w:val="005977A1"/>
    <w:rsid w:val="005A03CF"/>
    <w:rsid w:val="005A05B2"/>
    <w:rsid w:val="005A0F34"/>
    <w:rsid w:val="005A148A"/>
    <w:rsid w:val="005A1B74"/>
    <w:rsid w:val="005A33B1"/>
    <w:rsid w:val="005A5076"/>
    <w:rsid w:val="005A6128"/>
    <w:rsid w:val="005A66F3"/>
    <w:rsid w:val="005A679F"/>
    <w:rsid w:val="005A6E14"/>
    <w:rsid w:val="005A705F"/>
    <w:rsid w:val="005A7099"/>
    <w:rsid w:val="005A784D"/>
    <w:rsid w:val="005A78B8"/>
    <w:rsid w:val="005B028D"/>
    <w:rsid w:val="005B05ED"/>
    <w:rsid w:val="005B07D4"/>
    <w:rsid w:val="005B0E72"/>
    <w:rsid w:val="005B20D5"/>
    <w:rsid w:val="005B21EA"/>
    <w:rsid w:val="005B2256"/>
    <w:rsid w:val="005B2875"/>
    <w:rsid w:val="005B5756"/>
    <w:rsid w:val="005B5757"/>
    <w:rsid w:val="005B66C8"/>
    <w:rsid w:val="005B7115"/>
    <w:rsid w:val="005B7590"/>
    <w:rsid w:val="005B7C6B"/>
    <w:rsid w:val="005C01F7"/>
    <w:rsid w:val="005C0B44"/>
    <w:rsid w:val="005C0DD8"/>
    <w:rsid w:val="005C17F2"/>
    <w:rsid w:val="005C1F90"/>
    <w:rsid w:val="005C245F"/>
    <w:rsid w:val="005C386A"/>
    <w:rsid w:val="005C3AF4"/>
    <w:rsid w:val="005C445F"/>
    <w:rsid w:val="005C4469"/>
    <w:rsid w:val="005C477C"/>
    <w:rsid w:val="005C5F74"/>
    <w:rsid w:val="005C7061"/>
    <w:rsid w:val="005C7346"/>
    <w:rsid w:val="005C763C"/>
    <w:rsid w:val="005D0901"/>
    <w:rsid w:val="005D0A51"/>
    <w:rsid w:val="005D0FE3"/>
    <w:rsid w:val="005D12F9"/>
    <w:rsid w:val="005D15A8"/>
    <w:rsid w:val="005D21BB"/>
    <w:rsid w:val="005D2371"/>
    <w:rsid w:val="005D270A"/>
    <w:rsid w:val="005D289B"/>
    <w:rsid w:val="005D3A2F"/>
    <w:rsid w:val="005D44C2"/>
    <w:rsid w:val="005D4D49"/>
    <w:rsid w:val="005D5D4C"/>
    <w:rsid w:val="005D6515"/>
    <w:rsid w:val="005D6AA7"/>
    <w:rsid w:val="005D6BB8"/>
    <w:rsid w:val="005D6DAE"/>
    <w:rsid w:val="005D6EBF"/>
    <w:rsid w:val="005D736B"/>
    <w:rsid w:val="005D7539"/>
    <w:rsid w:val="005D76A1"/>
    <w:rsid w:val="005E18B0"/>
    <w:rsid w:val="005E194F"/>
    <w:rsid w:val="005E1A78"/>
    <w:rsid w:val="005E1F66"/>
    <w:rsid w:val="005E2109"/>
    <w:rsid w:val="005E23B8"/>
    <w:rsid w:val="005E2452"/>
    <w:rsid w:val="005E3581"/>
    <w:rsid w:val="005E3E5D"/>
    <w:rsid w:val="005E4DF8"/>
    <w:rsid w:val="005E5084"/>
    <w:rsid w:val="005E577A"/>
    <w:rsid w:val="005E5A97"/>
    <w:rsid w:val="005E6A45"/>
    <w:rsid w:val="005E6BEB"/>
    <w:rsid w:val="005E6F30"/>
    <w:rsid w:val="005E70FA"/>
    <w:rsid w:val="005E7223"/>
    <w:rsid w:val="005E761D"/>
    <w:rsid w:val="005F00E1"/>
    <w:rsid w:val="005F01DF"/>
    <w:rsid w:val="005F07BF"/>
    <w:rsid w:val="005F3920"/>
    <w:rsid w:val="005F3A77"/>
    <w:rsid w:val="005F3A8D"/>
    <w:rsid w:val="005F44FC"/>
    <w:rsid w:val="005F462D"/>
    <w:rsid w:val="005F47B9"/>
    <w:rsid w:val="005F4920"/>
    <w:rsid w:val="005F4ACA"/>
    <w:rsid w:val="005F6186"/>
    <w:rsid w:val="005F6CCC"/>
    <w:rsid w:val="005F6EA8"/>
    <w:rsid w:val="005F72FF"/>
    <w:rsid w:val="0060028B"/>
    <w:rsid w:val="00601614"/>
    <w:rsid w:val="00601CA5"/>
    <w:rsid w:val="00602223"/>
    <w:rsid w:val="0060269A"/>
    <w:rsid w:val="00603009"/>
    <w:rsid w:val="00603794"/>
    <w:rsid w:val="00603D12"/>
    <w:rsid w:val="00604152"/>
    <w:rsid w:val="006045E0"/>
    <w:rsid w:val="00604AC6"/>
    <w:rsid w:val="00605647"/>
    <w:rsid w:val="006079B9"/>
    <w:rsid w:val="0061016D"/>
    <w:rsid w:val="006108DB"/>
    <w:rsid w:val="006119E7"/>
    <w:rsid w:val="006125CC"/>
    <w:rsid w:val="006128A4"/>
    <w:rsid w:val="0061326B"/>
    <w:rsid w:val="00613D2F"/>
    <w:rsid w:val="00613D95"/>
    <w:rsid w:val="00613F74"/>
    <w:rsid w:val="006143A2"/>
    <w:rsid w:val="00614C87"/>
    <w:rsid w:val="00614F55"/>
    <w:rsid w:val="00615592"/>
    <w:rsid w:val="006159F0"/>
    <w:rsid w:val="00615C41"/>
    <w:rsid w:val="00615F81"/>
    <w:rsid w:val="006169E8"/>
    <w:rsid w:val="00617060"/>
    <w:rsid w:val="00617D3E"/>
    <w:rsid w:val="00617E85"/>
    <w:rsid w:val="0062002E"/>
    <w:rsid w:val="0062074E"/>
    <w:rsid w:val="00620E11"/>
    <w:rsid w:val="00621368"/>
    <w:rsid w:val="0062161F"/>
    <w:rsid w:val="00621D4D"/>
    <w:rsid w:val="006230FC"/>
    <w:rsid w:val="0062328D"/>
    <w:rsid w:val="006236F5"/>
    <w:rsid w:val="00625787"/>
    <w:rsid w:val="00625F38"/>
    <w:rsid w:val="00626F2B"/>
    <w:rsid w:val="006273DE"/>
    <w:rsid w:val="00631151"/>
    <w:rsid w:val="0063234A"/>
    <w:rsid w:val="00632748"/>
    <w:rsid w:val="00633AB0"/>
    <w:rsid w:val="00634240"/>
    <w:rsid w:val="006342D5"/>
    <w:rsid w:val="00634F79"/>
    <w:rsid w:val="0063532A"/>
    <w:rsid w:val="006358A7"/>
    <w:rsid w:val="00636AD4"/>
    <w:rsid w:val="00637598"/>
    <w:rsid w:val="00637AA2"/>
    <w:rsid w:val="006402CF"/>
    <w:rsid w:val="00640978"/>
    <w:rsid w:val="00640C48"/>
    <w:rsid w:val="00640D1F"/>
    <w:rsid w:val="0064154F"/>
    <w:rsid w:val="00641FDC"/>
    <w:rsid w:val="00642D57"/>
    <w:rsid w:val="00642D71"/>
    <w:rsid w:val="00642DE6"/>
    <w:rsid w:val="00642DEC"/>
    <w:rsid w:val="0064316E"/>
    <w:rsid w:val="00643B54"/>
    <w:rsid w:val="00643FC9"/>
    <w:rsid w:val="006449C9"/>
    <w:rsid w:val="006455F7"/>
    <w:rsid w:val="00646224"/>
    <w:rsid w:val="006477C1"/>
    <w:rsid w:val="00650BD9"/>
    <w:rsid w:val="0065116B"/>
    <w:rsid w:val="00651407"/>
    <w:rsid w:val="006514D2"/>
    <w:rsid w:val="00651DF9"/>
    <w:rsid w:val="0065338B"/>
    <w:rsid w:val="006539E5"/>
    <w:rsid w:val="00654A4A"/>
    <w:rsid w:val="00654E1E"/>
    <w:rsid w:val="006557AC"/>
    <w:rsid w:val="006557EC"/>
    <w:rsid w:val="00655949"/>
    <w:rsid w:val="00655A23"/>
    <w:rsid w:val="0065705F"/>
    <w:rsid w:val="0065759C"/>
    <w:rsid w:val="0065791F"/>
    <w:rsid w:val="00657CFD"/>
    <w:rsid w:val="00661FB4"/>
    <w:rsid w:val="006629AA"/>
    <w:rsid w:val="0066370F"/>
    <w:rsid w:val="00663750"/>
    <w:rsid w:val="00663A11"/>
    <w:rsid w:val="00663C2E"/>
    <w:rsid w:val="006642D9"/>
    <w:rsid w:val="00665895"/>
    <w:rsid w:val="006658BA"/>
    <w:rsid w:val="00665F50"/>
    <w:rsid w:val="006660BE"/>
    <w:rsid w:val="00666135"/>
    <w:rsid w:val="006663B0"/>
    <w:rsid w:val="006677A0"/>
    <w:rsid w:val="00667848"/>
    <w:rsid w:val="00667D30"/>
    <w:rsid w:val="0067040F"/>
    <w:rsid w:val="00670701"/>
    <w:rsid w:val="0067118A"/>
    <w:rsid w:val="00671209"/>
    <w:rsid w:val="0067219A"/>
    <w:rsid w:val="0067223E"/>
    <w:rsid w:val="00672677"/>
    <w:rsid w:val="0067276B"/>
    <w:rsid w:val="00672BBD"/>
    <w:rsid w:val="00674188"/>
    <w:rsid w:val="0067430C"/>
    <w:rsid w:val="006745F6"/>
    <w:rsid w:val="00675046"/>
    <w:rsid w:val="006758C8"/>
    <w:rsid w:val="0067595B"/>
    <w:rsid w:val="006761C8"/>
    <w:rsid w:val="0067649C"/>
    <w:rsid w:val="006766B4"/>
    <w:rsid w:val="006766C9"/>
    <w:rsid w:val="00676A1E"/>
    <w:rsid w:val="00676F5C"/>
    <w:rsid w:val="00680403"/>
    <w:rsid w:val="006821AC"/>
    <w:rsid w:val="00682224"/>
    <w:rsid w:val="00682528"/>
    <w:rsid w:val="00682CB6"/>
    <w:rsid w:val="00683477"/>
    <w:rsid w:val="00683C0E"/>
    <w:rsid w:val="006844E6"/>
    <w:rsid w:val="0068514A"/>
    <w:rsid w:val="006864A6"/>
    <w:rsid w:val="0068676C"/>
    <w:rsid w:val="00686E09"/>
    <w:rsid w:val="0069090C"/>
    <w:rsid w:val="00690F39"/>
    <w:rsid w:val="00691776"/>
    <w:rsid w:val="00693CDB"/>
    <w:rsid w:val="00693EFC"/>
    <w:rsid w:val="00694499"/>
    <w:rsid w:val="00695B96"/>
    <w:rsid w:val="00695D49"/>
    <w:rsid w:val="00695FD9"/>
    <w:rsid w:val="00696265"/>
    <w:rsid w:val="00696744"/>
    <w:rsid w:val="006969A6"/>
    <w:rsid w:val="00696D3A"/>
    <w:rsid w:val="00696DA1"/>
    <w:rsid w:val="00696DEF"/>
    <w:rsid w:val="00697764"/>
    <w:rsid w:val="00697BCE"/>
    <w:rsid w:val="00697F83"/>
    <w:rsid w:val="006A046C"/>
    <w:rsid w:val="006A0BAD"/>
    <w:rsid w:val="006A2292"/>
    <w:rsid w:val="006A26D6"/>
    <w:rsid w:val="006A48D2"/>
    <w:rsid w:val="006A4CAC"/>
    <w:rsid w:val="006A639F"/>
    <w:rsid w:val="006A6B40"/>
    <w:rsid w:val="006A721E"/>
    <w:rsid w:val="006A7438"/>
    <w:rsid w:val="006A7544"/>
    <w:rsid w:val="006A7B13"/>
    <w:rsid w:val="006B0001"/>
    <w:rsid w:val="006B1C1C"/>
    <w:rsid w:val="006B20E7"/>
    <w:rsid w:val="006B2916"/>
    <w:rsid w:val="006B3082"/>
    <w:rsid w:val="006B399C"/>
    <w:rsid w:val="006B3D26"/>
    <w:rsid w:val="006B40EE"/>
    <w:rsid w:val="006B4815"/>
    <w:rsid w:val="006B4A87"/>
    <w:rsid w:val="006B4E32"/>
    <w:rsid w:val="006B5209"/>
    <w:rsid w:val="006B6007"/>
    <w:rsid w:val="006B625C"/>
    <w:rsid w:val="006B7D0D"/>
    <w:rsid w:val="006C1733"/>
    <w:rsid w:val="006C286B"/>
    <w:rsid w:val="006C3125"/>
    <w:rsid w:val="006C33BF"/>
    <w:rsid w:val="006C34FB"/>
    <w:rsid w:val="006C3BAA"/>
    <w:rsid w:val="006C3E1C"/>
    <w:rsid w:val="006C47E6"/>
    <w:rsid w:val="006C6300"/>
    <w:rsid w:val="006C6AC7"/>
    <w:rsid w:val="006C7337"/>
    <w:rsid w:val="006C7476"/>
    <w:rsid w:val="006D113A"/>
    <w:rsid w:val="006D1517"/>
    <w:rsid w:val="006D1809"/>
    <w:rsid w:val="006D2173"/>
    <w:rsid w:val="006D2657"/>
    <w:rsid w:val="006D2ABC"/>
    <w:rsid w:val="006D4089"/>
    <w:rsid w:val="006D45B9"/>
    <w:rsid w:val="006D4F51"/>
    <w:rsid w:val="006D529E"/>
    <w:rsid w:val="006D52E1"/>
    <w:rsid w:val="006D5A33"/>
    <w:rsid w:val="006D6665"/>
    <w:rsid w:val="006D6BC5"/>
    <w:rsid w:val="006D6E47"/>
    <w:rsid w:val="006E03A7"/>
    <w:rsid w:val="006E0DFC"/>
    <w:rsid w:val="006E19C1"/>
    <w:rsid w:val="006E1CBC"/>
    <w:rsid w:val="006E23EC"/>
    <w:rsid w:val="006E2CAA"/>
    <w:rsid w:val="006E321F"/>
    <w:rsid w:val="006E40BE"/>
    <w:rsid w:val="006E672B"/>
    <w:rsid w:val="006E6F44"/>
    <w:rsid w:val="006E7644"/>
    <w:rsid w:val="006F0582"/>
    <w:rsid w:val="006F0DB2"/>
    <w:rsid w:val="006F15E1"/>
    <w:rsid w:val="006F21B1"/>
    <w:rsid w:val="006F2C7E"/>
    <w:rsid w:val="006F316F"/>
    <w:rsid w:val="006F4990"/>
    <w:rsid w:val="006F4A4B"/>
    <w:rsid w:val="006F5D11"/>
    <w:rsid w:val="006F6083"/>
    <w:rsid w:val="006F6981"/>
    <w:rsid w:val="006F6C14"/>
    <w:rsid w:val="006F70FF"/>
    <w:rsid w:val="006F7EC0"/>
    <w:rsid w:val="007000E7"/>
    <w:rsid w:val="00700511"/>
    <w:rsid w:val="00700BDE"/>
    <w:rsid w:val="0070127F"/>
    <w:rsid w:val="007013AE"/>
    <w:rsid w:val="007015AB"/>
    <w:rsid w:val="00701BCE"/>
    <w:rsid w:val="00701ED9"/>
    <w:rsid w:val="007027A3"/>
    <w:rsid w:val="007027CC"/>
    <w:rsid w:val="00702A61"/>
    <w:rsid w:val="00702CE6"/>
    <w:rsid w:val="00703315"/>
    <w:rsid w:val="007034E1"/>
    <w:rsid w:val="007037B4"/>
    <w:rsid w:val="00703B2B"/>
    <w:rsid w:val="00704427"/>
    <w:rsid w:val="0070491F"/>
    <w:rsid w:val="00704EAD"/>
    <w:rsid w:val="00705424"/>
    <w:rsid w:val="00705A54"/>
    <w:rsid w:val="00705CB1"/>
    <w:rsid w:val="00706C39"/>
    <w:rsid w:val="00706CF9"/>
    <w:rsid w:val="007070A8"/>
    <w:rsid w:val="00707874"/>
    <w:rsid w:val="0071076A"/>
    <w:rsid w:val="007109DC"/>
    <w:rsid w:val="00710B4D"/>
    <w:rsid w:val="007111FC"/>
    <w:rsid w:val="007118D0"/>
    <w:rsid w:val="00711A88"/>
    <w:rsid w:val="00712985"/>
    <w:rsid w:val="00713FFD"/>
    <w:rsid w:val="00716426"/>
    <w:rsid w:val="0071657C"/>
    <w:rsid w:val="00716BE1"/>
    <w:rsid w:val="00717372"/>
    <w:rsid w:val="007205F6"/>
    <w:rsid w:val="00720FD4"/>
    <w:rsid w:val="0072159E"/>
    <w:rsid w:val="00721606"/>
    <w:rsid w:val="00722869"/>
    <w:rsid w:val="00722FAA"/>
    <w:rsid w:val="007237BC"/>
    <w:rsid w:val="00723BAB"/>
    <w:rsid w:val="00723C15"/>
    <w:rsid w:val="00723CA0"/>
    <w:rsid w:val="00725489"/>
    <w:rsid w:val="00725A9F"/>
    <w:rsid w:val="00725CA4"/>
    <w:rsid w:val="00727673"/>
    <w:rsid w:val="007306DF"/>
    <w:rsid w:val="00730E9D"/>
    <w:rsid w:val="007315A4"/>
    <w:rsid w:val="00731D3A"/>
    <w:rsid w:val="0073278E"/>
    <w:rsid w:val="00733E39"/>
    <w:rsid w:val="00734A18"/>
    <w:rsid w:val="007354F2"/>
    <w:rsid w:val="007364FD"/>
    <w:rsid w:val="00736632"/>
    <w:rsid w:val="00736825"/>
    <w:rsid w:val="00736CEE"/>
    <w:rsid w:val="00736D7E"/>
    <w:rsid w:val="00737AB3"/>
    <w:rsid w:val="0074075D"/>
    <w:rsid w:val="007413F7"/>
    <w:rsid w:val="0074151A"/>
    <w:rsid w:val="00742E93"/>
    <w:rsid w:val="00743CD6"/>
    <w:rsid w:val="00743FA4"/>
    <w:rsid w:val="00744F94"/>
    <w:rsid w:val="0074517F"/>
    <w:rsid w:val="00745426"/>
    <w:rsid w:val="00745ED5"/>
    <w:rsid w:val="00746667"/>
    <w:rsid w:val="00747A0E"/>
    <w:rsid w:val="00750428"/>
    <w:rsid w:val="00750F81"/>
    <w:rsid w:val="00750F86"/>
    <w:rsid w:val="0075106F"/>
    <w:rsid w:val="007511D8"/>
    <w:rsid w:val="007518EA"/>
    <w:rsid w:val="0075280F"/>
    <w:rsid w:val="007529B1"/>
    <w:rsid w:val="00754830"/>
    <w:rsid w:val="00755014"/>
    <w:rsid w:val="0075550D"/>
    <w:rsid w:val="00755FC8"/>
    <w:rsid w:val="00756631"/>
    <w:rsid w:val="00757101"/>
    <w:rsid w:val="007572EF"/>
    <w:rsid w:val="0075739F"/>
    <w:rsid w:val="00757400"/>
    <w:rsid w:val="0075764E"/>
    <w:rsid w:val="00760BF7"/>
    <w:rsid w:val="007617AF"/>
    <w:rsid w:val="00761EE7"/>
    <w:rsid w:val="00762545"/>
    <w:rsid w:val="00763964"/>
    <w:rsid w:val="00763A7E"/>
    <w:rsid w:val="00763C57"/>
    <w:rsid w:val="007649E9"/>
    <w:rsid w:val="00764C1E"/>
    <w:rsid w:val="00765283"/>
    <w:rsid w:val="00765B6D"/>
    <w:rsid w:val="00765C19"/>
    <w:rsid w:val="00766B7C"/>
    <w:rsid w:val="00767DA8"/>
    <w:rsid w:val="007702DC"/>
    <w:rsid w:val="007707F5"/>
    <w:rsid w:val="00770D29"/>
    <w:rsid w:val="00771735"/>
    <w:rsid w:val="007723A4"/>
    <w:rsid w:val="007728E1"/>
    <w:rsid w:val="00772E6F"/>
    <w:rsid w:val="00773AE4"/>
    <w:rsid w:val="00773D3E"/>
    <w:rsid w:val="00774294"/>
    <w:rsid w:val="007745A1"/>
    <w:rsid w:val="007748B9"/>
    <w:rsid w:val="00774C5B"/>
    <w:rsid w:val="00775FFA"/>
    <w:rsid w:val="007762C0"/>
    <w:rsid w:val="0077656E"/>
    <w:rsid w:val="00776CB4"/>
    <w:rsid w:val="00777848"/>
    <w:rsid w:val="007806DD"/>
    <w:rsid w:val="007815DE"/>
    <w:rsid w:val="0078223C"/>
    <w:rsid w:val="00782674"/>
    <w:rsid w:val="00782F75"/>
    <w:rsid w:val="0078311B"/>
    <w:rsid w:val="00783B66"/>
    <w:rsid w:val="00783E46"/>
    <w:rsid w:val="00784141"/>
    <w:rsid w:val="00784627"/>
    <w:rsid w:val="007862DA"/>
    <w:rsid w:val="0078656C"/>
    <w:rsid w:val="00786B50"/>
    <w:rsid w:val="00786CBC"/>
    <w:rsid w:val="00787617"/>
    <w:rsid w:val="007912EC"/>
    <w:rsid w:val="00791968"/>
    <w:rsid w:val="00791FBE"/>
    <w:rsid w:val="00792C43"/>
    <w:rsid w:val="007930D7"/>
    <w:rsid w:val="00793262"/>
    <w:rsid w:val="00793669"/>
    <w:rsid w:val="00793950"/>
    <w:rsid w:val="00793C51"/>
    <w:rsid w:val="00793FE9"/>
    <w:rsid w:val="007950AA"/>
    <w:rsid w:val="00795FA1"/>
    <w:rsid w:val="00796486"/>
    <w:rsid w:val="0079660F"/>
    <w:rsid w:val="00796AFA"/>
    <w:rsid w:val="00796DBB"/>
    <w:rsid w:val="007976CE"/>
    <w:rsid w:val="007A0A63"/>
    <w:rsid w:val="007A0BF8"/>
    <w:rsid w:val="007A1C44"/>
    <w:rsid w:val="007A2FDB"/>
    <w:rsid w:val="007A43B8"/>
    <w:rsid w:val="007A456D"/>
    <w:rsid w:val="007A53D7"/>
    <w:rsid w:val="007A6347"/>
    <w:rsid w:val="007A668B"/>
    <w:rsid w:val="007A6A2C"/>
    <w:rsid w:val="007A6F8B"/>
    <w:rsid w:val="007A6FCB"/>
    <w:rsid w:val="007A7A30"/>
    <w:rsid w:val="007A7B56"/>
    <w:rsid w:val="007B0A6D"/>
    <w:rsid w:val="007B1766"/>
    <w:rsid w:val="007B18B0"/>
    <w:rsid w:val="007B249A"/>
    <w:rsid w:val="007B289E"/>
    <w:rsid w:val="007B28AD"/>
    <w:rsid w:val="007B2F16"/>
    <w:rsid w:val="007B35B7"/>
    <w:rsid w:val="007B3CB5"/>
    <w:rsid w:val="007B546B"/>
    <w:rsid w:val="007B6204"/>
    <w:rsid w:val="007B66D2"/>
    <w:rsid w:val="007B66F8"/>
    <w:rsid w:val="007B6C0E"/>
    <w:rsid w:val="007B6EC9"/>
    <w:rsid w:val="007B79F9"/>
    <w:rsid w:val="007C013C"/>
    <w:rsid w:val="007C0252"/>
    <w:rsid w:val="007C06EA"/>
    <w:rsid w:val="007C3149"/>
    <w:rsid w:val="007C3302"/>
    <w:rsid w:val="007C452D"/>
    <w:rsid w:val="007C4C8C"/>
    <w:rsid w:val="007C749E"/>
    <w:rsid w:val="007C7AEE"/>
    <w:rsid w:val="007D2176"/>
    <w:rsid w:val="007D2D6A"/>
    <w:rsid w:val="007D2F9B"/>
    <w:rsid w:val="007D374B"/>
    <w:rsid w:val="007D4B04"/>
    <w:rsid w:val="007D5292"/>
    <w:rsid w:val="007D5EE5"/>
    <w:rsid w:val="007D61DD"/>
    <w:rsid w:val="007D6275"/>
    <w:rsid w:val="007D6382"/>
    <w:rsid w:val="007D69F5"/>
    <w:rsid w:val="007D6A83"/>
    <w:rsid w:val="007D73D1"/>
    <w:rsid w:val="007D7A91"/>
    <w:rsid w:val="007E27B8"/>
    <w:rsid w:val="007E2939"/>
    <w:rsid w:val="007E3423"/>
    <w:rsid w:val="007E3E20"/>
    <w:rsid w:val="007E5CE6"/>
    <w:rsid w:val="007E5D3B"/>
    <w:rsid w:val="007E6001"/>
    <w:rsid w:val="007E7259"/>
    <w:rsid w:val="007E778A"/>
    <w:rsid w:val="007E7CBD"/>
    <w:rsid w:val="007F0872"/>
    <w:rsid w:val="007F0C73"/>
    <w:rsid w:val="007F14D3"/>
    <w:rsid w:val="007F1E2F"/>
    <w:rsid w:val="007F23E5"/>
    <w:rsid w:val="007F25CD"/>
    <w:rsid w:val="007F30A3"/>
    <w:rsid w:val="007F36FC"/>
    <w:rsid w:val="007F39AD"/>
    <w:rsid w:val="007F4083"/>
    <w:rsid w:val="007F45C5"/>
    <w:rsid w:val="007F5258"/>
    <w:rsid w:val="007F5E1E"/>
    <w:rsid w:val="007F668C"/>
    <w:rsid w:val="00801185"/>
    <w:rsid w:val="0080136A"/>
    <w:rsid w:val="00801400"/>
    <w:rsid w:val="00801655"/>
    <w:rsid w:val="0080184B"/>
    <w:rsid w:val="00801ACE"/>
    <w:rsid w:val="00802371"/>
    <w:rsid w:val="0080277D"/>
    <w:rsid w:val="008035FC"/>
    <w:rsid w:val="00803CD1"/>
    <w:rsid w:val="00803E74"/>
    <w:rsid w:val="00804A2D"/>
    <w:rsid w:val="008065C4"/>
    <w:rsid w:val="00807BC2"/>
    <w:rsid w:val="008106FB"/>
    <w:rsid w:val="00810D3A"/>
    <w:rsid w:val="0081115C"/>
    <w:rsid w:val="0081143E"/>
    <w:rsid w:val="00811BA1"/>
    <w:rsid w:val="00812246"/>
    <w:rsid w:val="008129BB"/>
    <w:rsid w:val="00812AC7"/>
    <w:rsid w:val="00813326"/>
    <w:rsid w:val="00814056"/>
    <w:rsid w:val="0081425D"/>
    <w:rsid w:val="0081439E"/>
    <w:rsid w:val="00814845"/>
    <w:rsid w:val="00815927"/>
    <w:rsid w:val="00815A94"/>
    <w:rsid w:val="00815E9C"/>
    <w:rsid w:val="00816D1C"/>
    <w:rsid w:val="00816D91"/>
    <w:rsid w:val="00820150"/>
    <w:rsid w:val="008202FA"/>
    <w:rsid w:val="00820DC9"/>
    <w:rsid w:val="00820FD8"/>
    <w:rsid w:val="00821114"/>
    <w:rsid w:val="0082360B"/>
    <w:rsid w:val="00823A3F"/>
    <w:rsid w:val="00823AAD"/>
    <w:rsid w:val="00824090"/>
    <w:rsid w:val="0082479A"/>
    <w:rsid w:val="00825476"/>
    <w:rsid w:val="0082547B"/>
    <w:rsid w:val="00827A56"/>
    <w:rsid w:val="00827C3F"/>
    <w:rsid w:val="008306D2"/>
    <w:rsid w:val="008313A3"/>
    <w:rsid w:val="00831902"/>
    <w:rsid w:val="00831D07"/>
    <w:rsid w:val="008329C4"/>
    <w:rsid w:val="0083303A"/>
    <w:rsid w:val="00833FB7"/>
    <w:rsid w:val="008342D7"/>
    <w:rsid w:val="008356A4"/>
    <w:rsid w:val="00835E8C"/>
    <w:rsid w:val="008363A4"/>
    <w:rsid w:val="0083649D"/>
    <w:rsid w:val="008367F2"/>
    <w:rsid w:val="008368FB"/>
    <w:rsid w:val="00836F69"/>
    <w:rsid w:val="00837957"/>
    <w:rsid w:val="00837DE7"/>
    <w:rsid w:val="0084057F"/>
    <w:rsid w:val="008406B3"/>
    <w:rsid w:val="008422F5"/>
    <w:rsid w:val="008442F7"/>
    <w:rsid w:val="00844376"/>
    <w:rsid w:val="0084501C"/>
    <w:rsid w:val="00845B03"/>
    <w:rsid w:val="00845FB6"/>
    <w:rsid w:val="00850165"/>
    <w:rsid w:val="00850AA4"/>
    <w:rsid w:val="00850B51"/>
    <w:rsid w:val="00850CDA"/>
    <w:rsid w:val="00851101"/>
    <w:rsid w:val="008532B6"/>
    <w:rsid w:val="00853730"/>
    <w:rsid w:val="00853AE3"/>
    <w:rsid w:val="00853E71"/>
    <w:rsid w:val="008545FC"/>
    <w:rsid w:val="008558F3"/>
    <w:rsid w:val="00857A14"/>
    <w:rsid w:val="00857D4D"/>
    <w:rsid w:val="00860232"/>
    <w:rsid w:val="00860B1A"/>
    <w:rsid w:val="008611E0"/>
    <w:rsid w:val="00861650"/>
    <w:rsid w:val="0086180E"/>
    <w:rsid w:val="00861EFA"/>
    <w:rsid w:val="00862BE3"/>
    <w:rsid w:val="00863A5B"/>
    <w:rsid w:val="0086457C"/>
    <w:rsid w:val="008645E3"/>
    <w:rsid w:val="00864FD7"/>
    <w:rsid w:val="008650DC"/>
    <w:rsid w:val="008652AA"/>
    <w:rsid w:val="0086551B"/>
    <w:rsid w:val="0086769B"/>
    <w:rsid w:val="00870BDC"/>
    <w:rsid w:val="00870D84"/>
    <w:rsid w:val="00872AAB"/>
    <w:rsid w:val="008742C3"/>
    <w:rsid w:val="008748D7"/>
    <w:rsid w:val="00875A49"/>
    <w:rsid w:val="00876B5A"/>
    <w:rsid w:val="00876FE9"/>
    <w:rsid w:val="008777D0"/>
    <w:rsid w:val="00880338"/>
    <w:rsid w:val="00880495"/>
    <w:rsid w:val="00880802"/>
    <w:rsid w:val="0088098A"/>
    <w:rsid w:val="00880B70"/>
    <w:rsid w:val="00880E2B"/>
    <w:rsid w:val="008812D2"/>
    <w:rsid w:val="00881910"/>
    <w:rsid w:val="00882AC2"/>
    <w:rsid w:val="00884D56"/>
    <w:rsid w:val="00886004"/>
    <w:rsid w:val="008862DF"/>
    <w:rsid w:val="00886CB6"/>
    <w:rsid w:val="008876B4"/>
    <w:rsid w:val="008907FA"/>
    <w:rsid w:val="008919E6"/>
    <w:rsid w:val="00891C13"/>
    <w:rsid w:val="00892057"/>
    <w:rsid w:val="00892A27"/>
    <w:rsid w:val="008931AD"/>
    <w:rsid w:val="00893318"/>
    <w:rsid w:val="00893402"/>
    <w:rsid w:val="00895A82"/>
    <w:rsid w:val="00896B79"/>
    <w:rsid w:val="00896FD9"/>
    <w:rsid w:val="00897115"/>
    <w:rsid w:val="0089730F"/>
    <w:rsid w:val="00897660"/>
    <w:rsid w:val="00897D3A"/>
    <w:rsid w:val="00897D6E"/>
    <w:rsid w:val="008A10E4"/>
    <w:rsid w:val="008A14A9"/>
    <w:rsid w:val="008A15A2"/>
    <w:rsid w:val="008A1BAB"/>
    <w:rsid w:val="008A294D"/>
    <w:rsid w:val="008A2C2E"/>
    <w:rsid w:val="008A2D75"/>
    <w:rsid w:val="008A3573"/>
    <w:rsid w:val="008A43FF"/>
    <w:rsid w:val="008A4736"/>
    <w:rsid w:val="008A5603"/>
    <w:rsid w:val="008A5935"/>
    <w:rsid w:val="008A7AFC"/>
    <w:rsid w:val="008B009E"/>
    <w:rsid w:val="008B13A5"/>
    <w:rsid w:val="008B14B5"/>
    <w:rsid w:val="008B17CF"/>
    <w:rsid w:val="008B20B9"/>
    <w:rsid w:val="008B2ED5"/>
    <w:rsid w:val="008B3886"/>
    <w:rsid w:val="008B3B05"/>
    <w:rsid w:val="008B4059"/>
    <w:rsid w:val="008B41B0"/>
    <w:rsid w:val="008B47C0"/>
    <w:rsid w:val="008B4967"/>
    <w:rsid w:val="008B4D89"/>
    <w:rsid w:val="008B50D0"/>
    <w:rsid w:val="008B602A"/>
    <w:rsid w:val="008B60B2"/>
    <w:rsid w:val="008B692A"/>
    <w:rsid w:val="008B77CC"/>
    <w:rsid w:val="008B7D85"/>
    <w:rsid w:val="008B7E86"/>
    <w:rsid w:val="008C05AB"/>
    <w:rsid w:val="008C0E51"/>
    <w:rsid w:val="008C148C"/>
    <w:rsid w:val="008C16DE"/>
    <w:rsid w:val="008C1B55"/>
    <w:rsid w:val="008C2C36"/>
    <w:rsid w:val="008C3A2E"/>
    <w:rsid w:val="008C3FF2"/>
    <w:rsid w:val="008C4DBD"/>
    <w:rsid w:val="008C5090"/>
    <w:rsid w:val="008C5919"/>
    <w:rsid w:val="008C5DC8"/>
    <w:rsid w:val="008C5DC9"/>
    <w:rsid w:val="008C63AE"/>
    <w:rsid w:val="008C66B5"/>
    <w:rsid w:val="008C6715"/>
    <w:rsid w:val="008C6E54"/>
    <w:rsid w:val="008C726C"/>
    <w:rsid w:val="008C77CE"/>
    <w:rsid w:val="008C7DA7"/>
    <w:rsid w:val="008D036F"/>
    <w:rsid w:val="008D1ED6"/>
    <w:rsid w:val="008D2571"/>
    <w:rsid w:val="008D26F5"/>
    <w:rsid w:val="008D314F"/>
    <w:rsid w:val="008D3380"/>
    <w:rsid w:val="008D3525"/>
    <w:rsid w:val="008D5008"/>
    <w:rsid w:val="008D5E99"/>
    <w:rsid w:val="008D5F71"/>
    <w:rsid w:val="008D686E"/>
    <w:rsid w:val="008D74A5"/>
    <w:rsid w:val="008E01B3"/>
    <w:rsid w:val="008E03BC"/>
    <w:rsid w:val="008E0CF0"/>
    <w:rsid w:val="008E2671"/>
    <w:rsid w:val="008E2EA1"/>
    <w:rsid w:val="008E3050"/>
    <w:rsid w:val="008E3336"/>
    <w:rsid w:val="008E3815"/>
    <w:rsid w:val="008E68AD"/>
    <w:rsid w:val="008E746A"/>
    <w:rsid w:val="008F02F0"/>
    <w:rsid w:val="008F0D3D"/>
    <w:rsid w:val="008F0E5B"/>
    <w:rsid w:val="008F2198"/>
    <w:rsid w:val="008F300A"/>
    <w:rsid w:val="008F460F"/>
    <w:rsid w:val="008F49DA"/>
    <w:rsid w:val="008F525C"/>
    <w:rsid w:val="008F5939"/>
    <w:rsid w:val="008F5BDB"/>
    <w:rsid w:val="008F7CF5"/>
    <w:rsid w:val="00900217"/>
    <w:rsid w:val="00900354"/>
    <w:rsid w:val="00900398"/>
    <w:rsid w:val="009009B7"/>
    <w:rsid w:val="00900B5F"/>
    <w:rsid w:val="00900F30"/>
    <w:rsid w:val="009014BD"/>
    <w:rsid w:val="00902165"/>
    <w:rsid w:val="0090272F"/>
    <w:rsid w:val="00902E98"/>
    <w:rsid w:val="00903340"/>
    <w:rsid w:val="00903EEC"/>
    <w:rsid w:val="00904390"/>
    <w:rsid w:val="00904772"/>
    <w:rsid w:val="00906A7B"/>
    <w:rsid w:val="00906FD4"/>
    <w:rsid w:val="00907455"/>
    <w:rsid w:val="00907FD0"/>
    <w:rsid w:val="00910520"/>
    <w:rsid w:val="00910902"/>
    <w:rsid w:val="00910EBA"/>
    <w:rsid w:val="009114C3"/>
    <w:rsid w:val="00911C1C"/>
    <w:rsid w:val="009120B1"/>
    <w:rsid w:val="009120C9"/>
    <w:rsid w:val="0091354B"/>
    <w:rsid w:val="00913A3D"/>
    <w:rsid w:val="00914498"/>
    <w:rsid w:val="00914AF3"/>
    <w:rsid w:val="00914C3C"/>
    <w:rsid w:val="00914FBD"/>
    <w:rsid w:val="00915A6C"/>
    <w:rsid w:val="009162D3"/>
    <w:rsid w:val="00916491"/>
    <w:rsid w:val="0091703A"/>
    <w:rsid w:val="00917D67"/>
    <w:rsid w:val="00917E9B"/>
    <w:rsid w:val="0092034E"/>
    <w:rsid w:val="00920373"/>
    <w:rsid w:val="00922ED3"/>
    <w:rsid w:val="00923E7D"/>
    <w:rsid w:val="00924609"/>
    <w:rsid w:val="00924ED7"/>
    <w:rsid w:val="0092658E"/>
    <w:rsid w:val="00926B95"/>
    <w:rsid w:val="009275BF"/>
    <w:rsid w:val="009300CA"/>
    <w:rsid w:val="00930777"/>
    <w:rsid w:val="00930B82"/>
    <w:rsid w:val="00931F1D"/>
    <w:rsid w:val="00932FE4"/>
    <w:rsid w:val="00933D1A"/>
    <w:rsid w:val="0093406E"/>
    <w:rsid w:val="00934D49"/>
    <w:rsid w:val="00934D6A"/>
    <w:rsid w:val="00935414"/>
    <w:rsid w:val="00935934"/>
    <w:rsid w:val="009368AD"/>
    <w:rsid w:val="00936CAD"/>
    <w:rsid w:val="009370F5"/>
    <w:rsid w:val="009371C8"/>
    <w:rsid w:val="00937435"/>
    <w:rsid w:val="009375FA"/>
    <w:rsid w:val="00937DC3"/>
    <w:rsid w:val="00940019"/>
    <w:rsid w:val="00940346"/>
    <w:rsid w:val="0094053A"/>
    <w:rsid w:val="00941162"/>
    <w:rsid w:val="00941998"/>
    <w:rsid w:val="00942FD4"/>
    <w:rsid w:val="009434BD"/>
    <w:rsid w:val="00943B1C"/>
    <w:rsid w:val="009448A9"/>
    <w:rsid w:val="00944D78"/>
    <w:rsid w:val="009457D4"/>
    <w:rsid w:val="00945A62"/>
    <w:rsid w:val="00945BC5"/>
    <w:rsid w:val="009474F6"/>
    <w:rsid w:val="0094758C"/>
    <w:rsid w:val="00947721"/>
    <w:rsid w:val="009479B0"/>
    <w:rsid w:val="00947AC5"/>
    <w:rsid w:val="009503E2"/>
    <w:rsid w:val="0095060C"/>
    <w:rsid w:val="009508CC"/>
    <w:rsid w:val="00950F33"/>
    <w:rsid w:val="00950F75"/>
    <w:rsid w:val="00952AD3"/>
    <w:rsid w:val="009531FA"/>
    <w:rsid w:val="009538DE"/>
    <w:rsid w:val="009546AF"/>
    <w:rsid w:val="00954C84"/>
    <w:rsid w:val="00954F50"/>
    <w:rsid w:val="00955949"/>
    <w:rsid w:val="009603D5"/>
    <w:rsid w:val="009605A8"/>
    <w:rsid w:val="009617F0"/>
    <w:rsid w:val="00962044"/>
    <w:rsid w:val="009626F1"/>
    <w:rsid w:val="009627F3"/>
    <w:rsid w:val="00962ECA"/>
    <w:rsid w:val="00962F3F"/>
    <w:rsid w:val="009632EC"/>
    <w:rsid w:val="00963A59"/>
    <w:rsid w:val="0096405F"/>
    <w:rsid w:val="0096412E"/>
    <w:rsid w:val="00964512"/>
    <w:rsid w:val="00964689"/>
    <w:rsid w:val="00965198"/>
    <w:rsid w:val="00965548"/>
    <w:rsid w:val="00965735"/>
    <w:rsid w:val="0096665E"/>
    <w:rsid w:val="0096698D"/>
    <w:rsid w:val="00966DB6"/>
    <w:rsid w:val="00966E03"/>
    <w:rsid w:val="00970AFF"/>
    <w:rsid w:val="00970D67"/>
    <w:rsid w:val="00971529"/>
    <w:rsid w:val="009717B3"/>
    <w:rsid w:val="00972186"/>
    <w:rsid w:val="0097238D"/>
    <w:rsid w:val="00973223"/>
    <w:rsid w:val="009743F7"/>
    <w:rsid w:val="00974B8D"/>
    <w:rsid w:val="00974F96"/>
    <w:rsid w:val="00975A55"/>
    <w:rsid w:val="009762CC"/>
    <w:rsid w:val="00976587"/>
    <w:rsid w:val="0097679E"/>
    <w:rsid w:val="009776D3"/>
    <w:rsid w:val="00977C74"/>
    <w:rsid w:val="00977E0D"/>
    <w:rsid w:val="00981247"/>
    <w:rsid w:val="00981B88"/>
    <w:rsid w:val="00981D48"/>
    <w:rsid w:val="00982662"/>
    <w:rsid w:val="00982D93"/>
    <w:rsid w:val="0098352D"/>
    <w:rsid w:val="0098382A"/>
    <w:rsid w:val="00984516"/>
    <w:rsid w:val="0098465D"/>
    <w:rsid w:val="00984741"/>
    <w:rsid w:val="00984B9B"/>
    <w:rsid w:val="0098500D"/>
    <w:rsid w:val="00985626"/>
    <w:rsid w:val="0098648F"/>
    <w:rsid w:val="009864BA"/>
    <w:rsid w:val="00986C02"/>
    <w:rsid w:val="00986D74"/>
    <w:rsid w:val="00987990"/>
    <w:rsid w:val="00987D64"/>
    <w:rsid w:val="00987EB8"/>
    <w:rsid w:val="0099153A"/>
    <w:rsid w:val="009921B5"/>
    <w:rsid w:val="0099253E"/>
    <w:rsid w:val="009931BE"/>
    <w:rsid w:val="00994308"/>
    <w:rsid w:val="00995BCC"/>
    <w:rsid w:val="00995E8E"/>
    <w:rsid w:val="00997463"/>
    <w:rsid w:val="0099768A"/>
    <w:rsid w:val="0099778C"/>
    <w:rsid w:val="00997B36"/>
    <w:rsid w:val="00997B65"/>
    <w:rsid w:val="00997BD4"/>
    <w:rsid w:val="00997CE0"/>
    <w:rsid w:val="009A00D2"/>
    <w:rsid w:val="009A00DF"/>
    <w:rsid w:val="009A0321"/>
    <w:rsid w:val="009A1714"/>
    <w:rsid w:val="009A214A"/>
    <w:rsid w:val="009A23D5"/>
    <w:rsid w:val="009A293F"/>
    <w:rsid w:val="009A3048"/>
    <w:rsid w:val="009A3D7D"/>
    <w:rsid w:val="009A562F"/>
    <w:rsid w:val="009A6563"/>
    <w:rsid w:val="009A7101"/>
    <w:rsid w:val="009A71C1"/>
    <w:rsid w:val="009B0285"/>
    <w:rsid w:val="009B3CB4"/>
    <w:rsid w:val="009B53AA"/>
    <w:rsid w:val="009B68AD"/>
    <w:rsid w:val="009B7533"/>
    <w:rsid w:val="009B79A3"/>
    <w:rsid w:val="009C0190"/>
    <w:rsid w:val="009C0192"/>
    <w:rsid w:val="009C0747"/>
    <w:rsid w:val="009C07D7"/>
    <w:rsid w:val="009C1014"/>
    <w:rsid w:val="009C1407"/>
    <w:rsid w:val="009C1A74"/>
    <w:rsid w:val="009C1C6E"/>
    <w:rsid w:val="009C2CC3"/>
    <w:rsid w:val="009C2FF7"/>
    <w:rsid w:val="009C3168"/>
    <w:rsid w:val="009C435A"/>
    <w:rsid w:val="009C451E"/>
    <w:rsid w:val="009C52C7"/>
    <w:rsid w:val="009C56BD"/>
    <w:rsid w:val="009C62D1"/>
    <w:rsid w:val="009C6FDA"/>
    <w:rsid w:val="009C7294"/>
    <w:rsid w:val="009C7DE6"/>
    <w:rsid w:val="009D012D"/>
    <w:rsid w:val="009D039A"/>
    <w:rsid w:val="009D0469"/>
    <w:rsid w:val="009D04DD"/>
    <w:rsid w:val="009D083E"/>
    <w:rsid w:val="009D2967"/>
    <w:rsid w:val="009D3A82"/>
    <w:rsid w:val="009D3DF1"/>
    <w:rsid w:val="009D46BD"/>
    <w:rsid w:val="009D5233"/>
    <w:rsid w:val="009D57FA"/>
    <w:rsid w:val="009D67A9"/>
    <w:rsid w:val="009D798D"/>
    <w:rsid w:val="009E0080"/>
    <w:rsid w:val="009E03B3"/>
    <w:rsid w:val="009E06E3"/>
    <w:rsid w:val="009E081E"/>
    <w:rsid w:val="009E10CB"/>
    <w:rsid w:val="009E1FF1"/>
    <w:rsid w:val="009E2552"/>
    <w:rsid w:val="009E275F"/>
    <w:rsid w:val="009E2A09"/>
    <w:rsid w:val="009E2D87"/>
    <w:rsid w:val="009E33D1"/>
    <w:rsid w:val="009E399B"/>
    <w:rsid w:val="009E4226"/>
    <w:rsid w:val="009E46AF"/>
    <w:rsid w:val="009E4912"/>
    <w:rsid w:val="009E4ADF"/>
    <w:rsid w:val="009E5131"/>
    <w:rsid w:val="009E6955"/>
    <w:rsid w:val="009E6D16"/>
    <w:rsid w:val="009E6E26"/>
    <w:rsid w:val="009E7091"/>
    <w:rsid w:val="009E74E3"/>
    <w:rsid w:val="009F19E2"/>
    <w:rsid w:val="009F1C1F"/>
    <w:rsid w:val="009F1DC9"/>
    <w:rsid w:val="009F5726"/>
    <w:rsid w:val="009F5AA6"/>
    <w:rsid w:val="009F750C"/>
    <w:rsid w:val="00A0029E"/>
    <w:rsid w:val="00A00D06"/>
    <w:rsid w:val="00A02D3B"/>
    <w:rsid w:val="00A02D64"/>
    <w:rsid w:val="00A02ED5"/>
    <w:rsid w:val="00A0340C"/>
    <w:rsid w:val="00A03C04"/>
    <w:rsid w:val="00A03FE9"/>
    <w:rsid w:val="00A04301"/>
    <w:rsid w:val="00A0484B"/>
    <w:rsid w:val="00A055D0"/>
    <w:rsid w:val="00A061C9"/>
    <w:rsid w:val="00A107D0"/>
    <w:rsid w:val="00A10AED"/>
    <w:rsid w:val="00A11784"/>
    <w:rsid w:val="00A12523"/>
    <w:rsid w:val="00A126E5"/>
    <w:rsid w:val="00A129BC"/>
    <w:rsid w:val="00A12F24"/>
    <w:rsid w:val="00A130F8"/>
    <w:rsid w:val="00A131AC"/>
    <w:rsid w:val="00A135ED"/>
    <w:rsid w:val="00A1362F"/>
    <w:rsid w:val="00A13DA8"/>
    <w:rsid w:val="00A14000"/>
    <w:rsid w:val="00A142EF"/>
    <w:rsid w:val="00A144C9"/>
    <w:rsid w:val="00A14963"/>
    <w:rsid w:val="00A14C71"/>
    <w:rsid w:val="00A15DB2"/>
    <w:rsid w:val="00A161A5"/>
    <w:rsid w:val="00A16E97"/>
    <w:rsid w:val="00A176FB"/>
    <w:rsid w:val="00A179C5"/>
    <w:rsid w:val="00A17BB2"/>
    <w:rsid w:val="00A2061C"/>
    <w:rsid w:val="00A2388D"/>
    <w:rsid w:val="00A25FA6"/>
    <w:rsid w:val="00A26EB6"/>
    <w:rsid w:val="00A26F78"/>
    <w:rsid w:val="00A273A1"/>
    <w:rsid w:val="00A275E8"/>
    <w:rsid w:val="00A27CDD"/>
    <w:rsid w:val="00A30D8C"/>
    <w:rsid w:val="00A319B7"/>
    <w:rsid w:val="00A3206D"/>
    <w:rsid w:val="00A32343"/>
    <w:rsid w:val="00A325F0"/>
    <w:rsid w:val="00A327EE"/>
    <w:rsid w:val="00A329F4"/>
    <w:rsid w:val="00A32AF9"/>
    <w:rsid w:val="00A33839"/>
    <w:rsid w:val="00A338CD"/>
    <w:rsid w:val="00A34362"/>
    <w:rsid w:val="00A349A2"/>
    <w:rsid w:val="00A34BEC"/>
    <w:rsid w:val="00A34D06"/>
    <w:rsid w:val="00A352E0"/>
    <w:rsid w:val="00A3531F"/>
    <w:rsid w:val="00A35763"/>
    <w:rsid w:val="00A359E8"/>
    <w:rsid w:val="00A35ED6"/>
    <w:rsid w:val="00A366D0"/>
    <w:rsid w:val="00A36A7A"/>
    <w:rsid w:val="00A36D5E"/>
    <w:rsid w:val="00A435DA"/>
    <w:rsid w:val="00A44B8B"/>
    <w:rsid w:val="00A44CC0"/>
    <w:rsid w:val="00A44F68"/>
    <w:rsid w:val="00A46124"/>
    <w:rsid w:val="00A4656E"/>
    <w:rsid w:val="00A509A7"/>
    <w:rsid w:val="00A513D8"/>
    <w:rsid w:val="00A520AA"/>
    <w:rsid w:val="00A52A2E"/>
    <w:rsid w:val="00A52DDE"/>
    <w:rsid w:val="00A535A0"/>
    <w:rsid w:val="00A53DE9"/>
    <w:rsid w:val="00A54539"/>
    <w:rsid w:val="00A55B64"/>
    <w:rsid w:val="00A56781"/>
    <w:rsid w:val="00A57276"/>
    <w:rsid w:val="00A6139C"/>
    <w:rsid w:val="00A615F6"/>
    <w:rsid w:val="00A61951"/>
    <w:rsid w:val="00A61FEB"/>
    <w:rsid w:val="00A61FED"/>
    <w:rsid w:val="00A623D5"/>
    <w:rsid w:val="00A62402"/>
    <w:rsid w:val="00A62E59"/>
    <w:rsid w:val="00A642A4"/>
    <w:rsid w:val="00A65632"/>
    <w:rsid w:val="00A66FE4"/>
    <w:rsid w:val="00A674D8"/>
    <w:rsid w:val="00A678D1"/>
    <w:rsid w:val="00A70441"/>
    <w:rsid w:val="00A70F08"/>
    <w:rsid w:val="00A710DA"/>
    <w:rsid w:val="00A71511"/>
    <w:rsid w:val="00A71BF1"/>
    <w:rsid w:val="00A7234C"/>
    <w:rsid w:val="00A7250E"/>
    <w:rsid w:val="00A72712"/>
    <w:rsid w:val="00A72BA6"/>
    <w:rsid w:val="00A7321F"/>
    <w:rsid w:val="00A732E7"/>
    <w:rsid w:val="00A7332A"/>
    <w:rsid w:val="00A7386F"/>
    <w:rsid w:val="00A73C4E"/>
    <w:rsid w:val="00A73F71"/>
    <w:rsid w:val="00A74F61"/>
    <w:rsid w:val="00A7568B"/>
    <w:rsid w:val="00A75782"/>
    <w:rsid w:val="00A75F9C"/>
    <w:rsid w:val="00A7672D"/>
    <w:rsid w:val="00A80BBA"/>
    <w:rsid w:val="00A8130A"/>
    <w:rsid w:val="00A81A48"/>
    <w:rsid w:val="00A81B6E"/>
    <w:rsid w:val="00A826DD"/>
    <w:rsid w:val="00A84C12"/>
    <w:rsid w:val="00A84CE4"/>
    <w:rsid w:val="00A84D26"/>
    <w:rsid w:val="00A86AE3"/>
    <w:rsid w:val="00A8729C"/>
    <w:rsid w:val="00A8741B"/>
    <w:rsid w:val="00A9064E"/>
    <w:rsid w:val="00A90E5B"/>
    <w:rsid w:val="00A920E0"/>
    <w:rsid w:val="00A9217C"/>
    <w:rsid w:val="00A9218B"/>
    <w:rsid w:val="00A92687"/>
    <w:rsid w:val="00A9344E"/>
    <w:rsid w:val="00A9374B"/>
    <w:rsid w:val="00A939D2"/>
    <w:rsid w:val="00A94378"/>
    <w:rsid w:val="00A949E4"/>
    <w:rsid w:val="00A94A62"/>
    <w:rsid w:val="00A94DA4"/>
    <w:rsid w:val="00A95519"/>
    <w:rsid w:val="00A95799"/>
    <w:rsid w:val="00A95817"/>
    <w:rsid w:val="00A95FB9"/>
    <w:rsid w:val="00A96C79"/>
    <w:rsid w:val="00A97912"/>
    <w:rsid w:val="00A97BAC"/>
    <w:rsid w:val="00A97FE0"/>
    <w:rsid w:val="00AA0751"/>
    <w:rsid w:val="00AA0CE5"/>
    <w:rsid w:val="00AA1209"/>
    <w:rsid w:val="00AA13A3"/>
    <w:rsid w:val="00AA1D87"/>
    <w:rsid w:val="00AA284F"/>
    <w:rsid w:val="00AA28BB"/>
    <w:rsid w:val="00AA4CC8"/>
    <w:rsid w:val="00AA5109"/>
    <w:rsid w:val="00AA51B3"/>
    <w:rsid w:val="00AA66F2"/>
    <w:rsid w:val="00AA6F8D"/>
    <w:rsid w:val="00AA732F"/>
    <w:rsid w:val="00AA7477"/>
    <w:rsid w:val="00AA77ED"/>
    <w:rsid w:val="00AB12A7"/>
    <w:rsid w:val="00AB1500"/>
    <w:rsid w:val="00AB1B2E"/>
    <w:rsid w:val="00AB1F53"/>
    <w:rsid w:val="00AB2056"/>
    <w:rsid w:val="00AB3240"/>
    <w:rsid w:val="00AB3316"/>
    <w:rsid w:val="00AB3625"/>
    <w:rsid w:val="00AB45C0"/>
    <w:rsid w:val="00AB53F6"/>
    <w:rsid w:val="00AB5400"/>
    <w:rsid w:val="00AB59BB"/>
    <w:rsid w:val="00AB66BD"/>
    <w:rsid w:val="00AB6892"/>
    <w:rsid w:val="00AB691B"/>
    <w:rsid w:val="00AB6E84"/>
    <w:rsid w:val="00AB6F23"/>
    <w:rsid w:val="00AB79F1"/>
    <w:rsid w:val="00AB7D1F"/>
    <w:rsid w:val="00AC03B6"/>
    <w:rsid w:val="00AC1CDD"/>
    <w:rsid w:val="00AC1D3E"/>
    <w:rsid w:val="00AC1D65"/>
    <w:rsid w:val="00AC1E7C"/>
    <w:rsid w:val="00AC2971"/>
    <w:rsid w:val="00AC2D2E"/>
    <w:rsid w:val="00AC2DA6"/>
    <w:rsid w:val="00AC2DE6"/>
    <w:rsid w:val="00AC31EE"/>
    <w:rsid w:val="00AC4142"/>
    <w:rsid w:val="00AC4838"/>
    <w:rsid w:val="00AC4C82"/>
    <w:rsid w:val="00AC4DF8"/>
    <w:rsid w:val="00AC683A"/>
    <w:rsid w:val="00AC6B72"/>
    <w:rsid w:val="00AC6B81"/>
    <w:rsid w:val="00AC6EDD"/>
    <w:rsid w:val="00AC7215"/>
    <w:rsid w:val="00AC726E"/>
    <w:rsid w:val="00AC7405"/>
    <w:rsid w:val="00AD0A08"/>
    <w:rsid w:val="00AD14A5"/>
    <w:rsid w:val="00AD1650"/>
    <w:rsid w:val="00AD1CEE"/>
    <w:rsid w:val="00AD20BA"/>
    <w:rsid w:val="00AD36E9"/>
    <w:rsid w:val="00AD3C0E"/>
    <w:rsid w:val="00AD3EA7"/>
    <w:rsid w:val="00AD3FB4"/>
    <w:rsid w:val="00AD40B4"/>
    <w:rsid w:val="00AD47EB"/>
    <w:rsid w:val="00AD5035"/>
    <w:rsid w:val="00AD5296"/>
    <w:rsid w:val="00AD54BA"/>
    <w:rsid w:val="00AD56E9"/>
    <w:rsid w:val="00AD5FF2"/>
    <w:rsid w:val="00AD610A"/>
    <w:rsid w:val="00AD69A4"/>
    <w:rsid w:val="00AD6F35"/>
    <w:rsid w:val="00AD72C7"/>
    <w:rsid w:val="00AD73D8"/>
    <w:rsid w:val="00AD73E2"/>
    <w:rsid w:val="00AD798A"/>
    <w:rsid w:val="00AD7D59"/>
    <w:rsid w:val="00AE0749"/>
    <w:rsid w:val="00AE16D8"/>
    <w:rsid w:val="00AE18F4"/>
    <w:rsid w:val="00AE24B9"/>
    <w:rsid w:val="00AE2A99"/>
    <w:rsid w:val="00AE30EC"/>
    <w:rsid w:val="00AE39B7"/>
    <w:rsid w:val="00AE41ED"/>
    <w:rsid w:val="00AE4412"/>
    <w:rsid w:val="00AE4B31"/>
    <w:rsid w:val="00AE5034"/>
    <w:rsid w:val="00AE5DA2"/>
    <w:rsid w:val="00AE6688"/>
    <w:rsid w:val="00AE696B"/>
    <w:rsid w:val="00AE6FEA"/>
    <w:rsid w:val="00AF0045"/>
    <w:rsid w:val="00AF006B"/>
    <w:rsid w:val="00AF1932"/>
    <w:rsid w:val="00AF1DFE"/>
    <w:rsid w:val="00AF2ECB"/>
    <w:rsid w:val="00AF364A"/>
    <w:rsid w:val="00AF5AE1"/>
    <w:rsid w:val="00AF5E33"/>
    <w:rsid w:val="00AF6703"/>
    <w:rsid w:val="00AF6C6D"/>
    <w:rsid w:val="00B00B45"/>
    <w:rsid w:val="00B01D34"/>
    <w:rsid w:val="00B01D99"/>
    <w:rsid w:val="00B023A6"/>
    <w:rsid w:val="00B024BE"/>
    <w:rsid w:val="00B028AB"/>
    <w:rsid w:val="00B028CD"/>
    <w:rsid w:val="00B02D7B"/>
    <w:rsid w:val="00B03E3C"/>
    <w:rsid w:val="00B0472D"/>
    <w:rsid w:val="00B0500D"/>
    <w:rsid w:val="00B05A44"/>
    <w:rsid w:val="00B05ACB"/>
    <w:rsid w:val="00B05CA9"/>
    <w:rsid w:val="00B06E92"/>
    <w:rsid w:val="00B06F6C"/>
    <w:rsid w:val="00B07A0A"/>
    <w:rsid w:val="00B07A10"/>
    <w:rsid w:val="00B07A2A"/>
    <w:rsid w:val="00B07A32"/>
    <w:rsid w:val="00B07E77"/>
    <w:rsid w:val="00B10A3A"/>
    <w:rsid w:val="00B10FEB"/>
    <w:rsid w:val="00B11220"/>
    <w:rsid w:val="00B12032"/>
    <w:rsid w:val="00B13A32"/>
    <w:rsid w:val="00B13E85"/>
    <w:rsid w:val="00B14351"/>
    <w:rsid w:val="00B14F62"/>
    <w:rsid w:val="00B15673"/>
    <w:rsid w:val="00B15B00"/>
    <w:rsid w:val="00B15E07"/>
    <w:rsid w:val="00B166D7"/>
    <w:rsid w:val="00B17C7A"/>
    <w:rsid w:val="00B17CF1"/>
    <w:rsid w:val="00B2025B"/>
    <w:rsid w:val="00B20F8F"/>
    <w:rsid w:val="00B21161"/>
    <w:rsid w:val="00B21519"/>
    <w:rsid w:val="00B23109"/>
    <w:rsid w:val="00B23708"/>
    <w:rsid w:val="00B2379B"/>
    <w:rsid w:val="00B23874"/>
    <w:rsid w:val="00B239D9"/>
    <w:rsid w:val="00B2582A"/>
    <w:rsid w:val="00B25DB4"/>
    <w:rsid w:val="00B262F7"/>
    <w:rsid w:val="00B270F0"/>
    <w:rsid w:val="00B2754D"/>
    <w:rsid w:val="00B30221"/>
    <w:rsid w:val="00B30386"/>
    <w:rsid w:val="00B30632"/>
    <w:rsid w:val="00B306DB"/>
    <w:rsid w:val="00B306FC"/>
    <w:rsid w:val="00B3180F"/>
    <w:rsid w:val="00B31AD0"/>
    <w:rsid w:val="00B3329D"/>
    <w:rsid w:val="00B343F6"/>
    <w:rsid w:val="00B356C7"/>
    <w:rsid w:val="00B361A6"/>
    <w:rsid w:val="00B36831"/>
    <w:rsid w:val="00B3695C"/>
    <w:rsid w:val="00B36983"/>
    <w:rsid w:val="00B37474"/>
    <w:rsid w:val="00B37653"/>
    <w:rsid w:val="00B37805"/>
    <w:rsid w:val="00B40209"/>
    <w:rsid w:val="00B406C1"/>
    <w:rsid w:val="00B406FC"/>
    <w:rsid w:val="00B4087D"/>
    <w:rsid w:val="00B40D44"/>
    <w:rsid w:val="00B41272"/>
    <w:rsid w:val="00B4191C"/>
    <w:rsid w:val="00B419EA"/>
    <w:rsid w:val="00B41CF1"/>
    <w:rsid w:val="00B4294A"/>
    <w:rsid w:val="00B42C67"/>
    <w:rsid w:val="00B43719"/>
    <w:rsid w:val="00B447EE"/>
    <w:rsid w:val="00B4487F"/>
    <w:rsid w:val="00B457AA"/>
    <w:rsid w:val="00B4639A"/>
    <w:rsid w:val="00B46EEE"/>
    <w:rsid w:val="00B50856"/>
    <w:rsid w:val="00B50EE5"/>
    <w:rsid w:val="00B51370"/>
    <w:rsid w:val="00B520A2"/>
    <w:rsid w:val="00B528C7"/>
    <w:rsid w:val="00B530CD"/>
    <w:rsid w:val="00B53101"/>
    <w:rsid w:val="00B54A07"/>
    <w:rsid w:val="00B54F41"/>
    <w:rsid w:val="00B55461"/>
    <w:rsid w:val="00B55DE5"/>
    <w:rsid w:val="00B57FD5"/>
    <w:rsid w:val="00B602FB"/>
    <w:rsid w:val="00B612C9"/>
    <w:rsid w:val="00B61484"/>
    <w:rsid w:val="00B6230C"/>
    <w:rsid w:val="00B6282D"/>
    <w:rsid w:val="00B628D4"/>
    <w:rsid w:val="00B62DFD"/>
    <w:rsid w:val="00B62ED3"/>
    <w:rsid w:val="00B6375D"/>
    <w:rsid w:val="00B640C1"/>
    <w:rsid w:val="00B64C05"/>
    <w:rsid w:val="00B659DB"/>
    <w:rsid w:val="00B6722B"/>
    <w:rsid w:val="00B6756B"/>
    <w:rsid w:val="00B67EAC"/>
    <w:rsid w:val="00B70838"/>
    <w:rsid w:val="00B70A36"/>
    <w:rsid w:val="00B7116F"/>
    <w:rsid w:val="00B711A9"/>
    <w:rsid w:val="00B71743"/>
    <w:rsid w:val="00B72539"/>
    <w:rsid w:val="00B7281D"/>
    <w:rsid w:val="00B72B86"/>
    <w:rsid w:val="00B72DBA"/>
    <w:rsid w:val="00B73835"/>
    <w:rsid w:val="00B73958"/>
    <w:rsid w:val="00B74757"/>
    <w:rsid w:val="00B75758"/>
    <w:rsid w:val="00B75856"/>
    <w:rsid w:val="00B75CE8"/>
    <w:rsid w:val="00B77AE0"/>
    <w:rsid w:val="00B80635"/>
    <w:rsid w:val="00B80910"/>
    <w:rsid w:val="00B8092D"/>
    <w:rsid w:val="00B80E61"/>
    <w:rsid w:val="00B81D0D"/>
    <w:rsid w:val="00B81E83"/>
    <w:rsid w:val="00B824FF"/>
    <w:rsid w:val="00B83B0D"/>
    <w:rsid w:val="00B84566"/>
    <w:rsid w:val="00B8499E"/>
    <w:rsid w:val="00B84B6B"/>
    <w:rsid w:val="00B84BD6"/>
    <w:rsid w:val="00B84DE1"/>
    <w:rsid w:val="00B850D2"/>
    <w:rsid w:val="00B85942"/>
    <w:rsid w:val="00B86708"/>
    <w:rsid w:val="00B86917"/>
    <w:rsid w:val="00B87882"/>
    <w:rsid w:val="00B911B1"/>
    <w:rsid w:val="00B91AEF"/>
    <w:rsid w:val="00B91DEC"/>
    <w:rsid w:val="00B91FA0"/>
    <w:rsid w:val="00B9212F"/>
    <w:rsid w:val="00B92178"/>
    <w:rsid w:val="00B9239B"/>
    <w:rsid w:val="00B92819"/>
    <w:rsid w:val="00B92A0F"/>
    <w:rsid w:val="00B92FF7"/>
    <w:rsid w:val="00B93996"/>
    <w:rsid w:val="00B94055"/>
    <w:rsid w:val="00B94635"/>
    <w:rsid w:val="00B9512A"/>
    <w:rsid w:val="00B95D5A"/>
    <w:rsid w:val="00B961D3"/>
    <w:rsid w:val="00B96D01"/>
    <w:rsid w:val="00B970FC"/>
    <w:rsid w:val="00B971A1"/>
    <w:rsid w:val="00B976D7"/>
    <w:rsid w:val="00B97E17"/>
    <w:rsid w:val="00BA04DB"/>
    <w:rsid w:val="00BA1104"/>
    <w:rsid w:val="00BA209A"/>
    <w:rsid w:val="00BA37B0"/>
    <w:rsid w:val="00BA3CF1"/>
    <w:rsid w:val="00BA4BD8"/>
    <w:rsid w:val="00BA517E"/>
    <w:rsid w:val="00BA5601"/>
    <w:rsid w:val="00BA57F5"/>
    <w:rsid w:val="00BA58F2"/>
    <w:rsid w:val="00BA5F52"/>
    <w:rsid w:val="00BA6D1C"/>
    <w:rsid w:val="00BA6DAB"/>
    <w:rsid w:val="00BA6FD9"/>
    <w:rsid w:val="00BB0936"/>
    <w:rsid w:val="00BB0A88"/>
    <w:rsid w:val="00BB17D2"/>
    <w:rsid w:val="00BB24EF"/>
    <w:rsid w:val="00BB284F"/>
    <w:rsid w:val="00BB2B17"/>
    <w:rsid w:val="00BB3A4F"/>
    <w:rsid w:val="00BB3F8E"/>
    <w:rsid w:val="00BB4DBC"/>
    <w:rsid w:val="00BB57FB"/>
    <w:rsid w:val="00BB581F"/>
    <w:rsid w:val="00BB68AB"/>
    <w:rsid w:val="00BB69CC"/>
    <w:rsid w:val="00BB7150"/>
    <w:rsid w:val="00BB7AEC"/>
    <w:rsid w:val="00BC06AD"/>
    <w:rsid w:val="00BC08B1"/>
    <w:rsid w:val="00BC09D3"/>
    <w:rsid w:val="00BC13DE"/>
    <w:rsid w:val="00BC1458"/>
    <w:rsid w:val="00BC230A"/>
    <w:rsid w:val="00BC395C"/>
    <w:rsid w:val="00BC39EB"/>
    <w:rsid w:val="00BC5177"/>
    <w:rsid w:val="00BC54EF"/>
    <w:rsid w:val="00BC58F5"/>
    <w:rsid w:val="00BC5C4E"/>
    <w:rsid w:val="00BC5CFC"/>
    <w:rsid w:val="00BC5D39"/>
    <w:rsid w:val="00BC621A"/>
    <w:rsid w:val="00BC743B"/>
    <w:rsid w:val="00BC7E8D"/>
    <w:rsid w:val="00BD08F7"/>
    <w:rsid w:val="00BD0F2E"/>
    <w:rsid w:val="00BD1ACB"/>
    <w:rsid w:val="00BD1F0F"/>
    <w:rsid w:val="00BD3A9A"/>
    <w:rsid w:val="00BD44C4"/>
    <w:rsid w:val="00BD4B9B"/>
    <w:rsid w:val="00BD51C3"/>
    <w:rsid w:val="00BD59DD"/>
    <w:rsid w:val="00BD63C4"/>
    <w:rsid w:val="00BD693F"/>
    <w:rsid w:val="00BD6975"/>
    <w:rsid w:val="00BD6C0E"/>
    <w:rsid w:val="00BE1504"/>
    <w:rsid w:val="00BE1628"/>
    <w:rsid w:val="00BE18EC"/>
    <w:rsid w:val="00BE1F5E"/>
    <w:rsid w:val="00BE1FFC"/>
    <w:rsid w:val="00BE26AB"/>
    <w:rsid w:val="00BE2B0B"/>
    <w:rsid w:val="00BE3381"/>
    <w:rsid w:val="00BE3428"/>
    <w:rsid w:val="00BE3563"/>
    <w:rsid w:val="00BE36C5"/>
    <w:rsid w:val="00BE372E"/>
    <w:rsid w:val="00BE44DF"/>
    <w:rsid w:val="00BE4816"/>
    <w:rsid w:val="00BE4895"/>
    <w:rsid w:val="00BE4A00"/>
    <w:rsid w:val="00BE4B11"/>
    <w:rsid w:val="00BE5075"/>
    <w:rsid w:val="00BE5646"/>
    <w:rsid w:val="00BE61DD"/>
    <w:rsid w:val="00BE6B3E"/>
    <w:rsid w:val="00BE76C2"/>
    <w:rsid w:val="00BF0C33"/>
    <w:rsid w:val="00BF3214"/>
    <w:rsid w:val="00BF3700"/>
    <w:rsid w:val="00BF454C"/>
    <w:rsid w:val="00BF53A5"/>
    <w:rsid w:val="00BF5601"/>
    <w:rsid w:val="00BF5A8E"/>
    <w:rsid w:val="00BF5DF4"/>
    <w:rsid w:val="00BF6032"/>
    <w:rsid w:val="00BF6FC4"/>
    <w:rsid w:val="00BF79C3"/>
    <w:rsid w:val="00C000A3"/>
    <w:rsid w:val="00C013B0"/>
    <w:rsid w:val="00C01FAE"/>
    <w:rsid w:val="00C032DC"/>
    <w:rsid w:val="00C03C02"/>
    <w:rsid w:val="00C03F65"/>
    <w:rsid w:val="00C04338"/>
    <w:rsid w:val="00C045C5"/>
    <w:rsid w:val="00C05DED"/>
    <w:rsid w:val="00C068A8"/>
    <w:rsid w:val="00C06CE9"/>
    <w:rsid w:val="00C07D6B"/>
    <w:rsid w:val="00C120D8"/>
    <w:rsid w:val="00C12620"/>
    <w:rsid w:val="00C1264A"/>
    <w:rsid w:val="00C12959"/>
    <w:rsid w:val="00C12B40"/>
    <w:rsid w:val="00C141B2"/>
    <w:rsid w:val="00C14E03"/>
    <w:rsid w:val="00C1514A"/>
    <w:rsid w:val="00C1521B"/>
    <w:rsid w:val="00C16BE0"/>
    <w:rsid w:val="00C16EDE"/>
    <w:rsid w:val="00C17617"/>
    <w:rsid w:val="00C177A2"/>
    <w:rsid w:val="00C208BB"/>
    <w:rsid w:val="00C20F79"/>
    <w:rsid w:val="00C21414"/>
    <w:rsid w:val="00C218D1"/>
    <w:rsid w:val="00C2292E"/>
    <w:rsid w:val="00C22A14"/>
    <w:rsid w:val="00C22B28"/>
    <w:rsid w:val="00C22F4F"/>
    <w:rsid w:val="00C233FC"/>
    <w:rsid w:val="00C236EE"/>
    <w:rsid w:val="00C24BFA"/>
    <w:rsid w:val="00C25048"/>
    <w:rsid w:val="00C251D6"/>
    <w:rsid w:val="00C25457"/>
    <w:rsid w:val="00C262F2"/>
    <w:rsid w:val="00C279B3"/>
    <w:rsid w:val="00C30051"/>
    <w:rsid w:val="00C31903"/>
    <w:rsid w:val="00C32D6D"/>
    <w:rsid w:val="00C331B1"/>
    <w:rsid w:val="00C33EF0"/>
    <w:rsid w:val="00C3458A"/>
    <w:rsid w:val="00C3462D"/>
    <w:rsid w:val="00C350B1"/>
    <w:rsid w:val="00C35190"/>
    <w:rsid w:val="00C35297"/>
    <w:rsid w:val="00C35528"/>
    <w:rsid w:val="00C35858"/>
    <w:rsid w:val="00C35A37"/>
    <w:rsid w:val="00C35D3A"/>
    <w:rsid w:val="00C35DCD"/>
    <w:rsid w:val="00C36167"/>
    <w:rsid w:val="00C36C3F"/>
    <w:rsid w:val="00C36ECC"/>
    <w:rsid w:val="00C37313"/>
    <w:rsid w:val="00C375A2"/>
    <w:rsid w:val="00C37ABC"/>
    <w:rsid w:val="00C400D9"/>
    <w:rsid w:val="00C40935"/>
    <w:rsid w:val="00C4121F"/>
    <w:rsid w:val="00C41808"/>
    <w:rsid w:val="00C41B8B"/>
    <w:rsid w:val="00C42259"/>
    <w:rsid w:val="00C4253F"/>
    <w:rsid w:val="00C42B6C"/>
    <w:rsid w:val="00C4342F"/>
    <w:rsid w:val="00C43FA9"/>
    <w:rsid w:val="00C4438B"/>
    <w:rsid w:val="00C4569D"/>
    <w:rsid w:val="00C45C7C"/>
    <w:rsid w:val="00C463EA"/>
    <w:rsid w:val="00C47294"/>
    <w:rsid w:val="00C479E8"/>
    <w:rsid w:val="00C47D4E"/>
    <w:rsid w:val="00C508B9"/>
    <w:rsid w:val="00C50BE1"/>
    <w:rsid w:val="00C50CA3"/>
    <w:rsid w:val="00C528D9"/>
    <w:rsid w:val="00C529D1"/>
    <w:rsid w:val="00C52CD9"/>
    <w:rsid w:val="00C52E3D"/>
    <w:rsid w:val="00C5318F"/>
    <w:rsid w:val="00C531B4"/>
    <w:rsid w:val="00C535F5"/>
    <w:rsid w:val="00C53BF3"/>
    <w:rsid w:val="00C54141"/>
    <w:rsid w:val="00C54A77"/>
    <w:rsid w:val="00C54B65"/>
    <w:rsid w:val="00C55073"/>
    <w:rsid w:val="00C5513E"/>
    <w:rsid w:val="00C55BD0"/>
    <w:rsid w:val="00C55F0E"/>
    <w:rsid w:val="00C560A1"/>
    <w:rsid w:val="00C56762"/>
    <w:rsid w:val="00C57E7D"/>
    <w:rsid w:val="00C60E2A"/>
    <w:rsid w:val="00C611F8"/>
    <w:rsid w:val="00C61748"/>
    <w:rsid w:val="00C61CAE"/>
    <w:rsid w:val="00C6387F"/>
    <w:rsid w:val="00C63ADE"/>
    <w:rsid w:val="00C6403A"/>
    <w:rsid w:val="00C643EC"/>
    <w:rsid w:val="00C6501F"/>
    <w:rsid w:val="00C66563"/>
    <w:rsid w:val="00C678F2"/>
    <w:rsid w:val="00C70103"/>
    <w:rsid w:val="00C70805"/>
    <w:rsid w:val="00C711A8"/>
    <w:rsid w:val="00C71338"/>
    <w:rsid w:val="00C71684"/>
    <w:rsid w:val="00C71D5C"/>
    <w:rsid w:val="00C72078"/>
    <w:rsid w:val="00C72E44"/>
    <w:rsid w:val="00C7423B"/>
    <w:rsid w:val="00C749D7"/>
    <w:rsid w:val="00C74FD4"/>
    <w:rsid w:val="00C75489"/>
    <w:rsid w:val="00C75A5F"/>
    <w:rsid w:val="00C75D0F"/>
    <w:rsid w:val="00C802FD"/>
    <w:rsid w:val="00C80CD3"/>
    <w:rsid w:val="00C81210"/>
    <w:rsid w:val="00C81463"/>
    <w:rsid w:val="00C816B2"/>
    <w:rsid w:val="00C827A7"/>
    <w:rsid w:val="00C834BE"/>
    <w:rsid w:val="00C8381B"/>
    <w:rsid w:val="00C84466"/>
    <w:rsid w:val="00C8486D"/>
    <w:rsid w:val="00C85629"/>
    <w:rsid w:val="00C85B3C"/>
    <w:rsid w:val="00C874E5"/>
    <w:rsid w:val="00C9015D"/>
    <w:rsid w:val="00C9028C"/>
    <w:rsid w:val="00C90942"/>
    <w:rsid w:val="00C9195F"/>
    <w:rsid w:val="00C93105"/>
    <w:rsid w:val="00C932E2"/>
    <w:rsid w:val="00C93478"/>
    <w:rsid w:val="00C93D2A"/>
    <w:rsid w:val="00C952A2"/>
    <w:rsid w:val="00C952EA"/>
    <w:rsid w:val="00C95E0E"/>
    <w:rsid w:val="00C96167"/>
    <w:rsid w:val="00CA03C5"/>
    <w:rsid w:val="00CA086C"/>
    <w:rsid w:val="00CA0E57"/>
    <w:rsid w:val="00CA12D7"/>
    <w:rsid w:val="00CA1508"/>
    <w:rsid w:val="00CA1F25"/>
    <w:rsid w:val="00CA3197"/>
    <w:rsid w:val="00CA3D8E"/>
    <w:rsid w:val="00CA4354"/>
    <w:rsid w:val="00CA4704"/>
    <w:rsid w:val="00CA530E"/>
    <w:rsid w:val="00CA545B"/>
    <w:rsid w:val="00CA5647"/>
    <w:rsid w:val="00CA5867"/>
    <w:rsid w:val="00CA5C05"/>
    <w:rsid w:val="00CB012F"/>
    <w:rsid w:val="00CB0169"/>
    <w:rsid w:val="00CB0898"/>
    <w:rsid w:val="00CB098B"/>
    <w:rsid w:val="00CB0A27"/>
    <w:rsid w:val="00CB1233"/>
    <w:rsid w:val="00CB183E"/>
    <w:rsid w:val="00CB2B41"/>
    <w:rsid w:val="00CB40F1"/>
    <w:rsid w:val="00CB42FA"/>
    <w:rsid w:val="00CB4D6B"/>
    <w:rsid w:val="00CB5573"/>
    <w:rsid w:val="00CB664F"/>
    <w:rsid w:val="00CB6F95"/>
    <w:rsid w:val="00CC09E4"/>
    <w:rsid w:val="00CC1291"/>
    <w:rsid w:val="00CC1848"/>
    <w:rsid w:val="00CC2348"/>
    <w:rsid w:val="00CC2675"/>
    <w:rsid w:val="00CC2869"/>
    <w:rsid w:val="00CC2A64"/>
    <w:rsid w:val="00CC4D11"/>
    <w:rsid w:val="00CC6239"/>
    <w:rsid w:val="00CC65AC"/>
    <w:rsid w:val="00CC69DE"/>
    <w:rsid w:val="00CC6ACD"/>
    <w:rsid w:val="00CC6F19"/>
    <w:rsid w:val="00CC6F88"/>
    <w:rsid w:val="00CC7A0A"/>
    <w:rsid w:val="00CD0C0D"/>
    <w:rsid w:val="00CD0D3D"/>
    <w:rsid w:val="00CD2AB8"/>
    <w:rsid w:val="00CD2D5B"/>
    <w:rsid w:val="00CD37B2"/>
    <w:rsid w:val="00CD3C97"/>
    <w:rsid w:val="00CD5661"/>
    <w:rsid w:val="00CD5786"/>
    <w:rsid w:val="00CD5B68"/>
    <w:rsid w:val="00CD5FC8"/>
    <w:rsid w:val="00CD65B5"/>
    <w:rsid w:val="00CD6BF7"/>
    <w:rsid w:val="00CD6D2D"/>
    <w:rsid w:val="00CD7AE5"/>
    <w:rsid w:val="00CD7D42"/>
    <w:rsid w:val="00CE0E1A"/>
    <w:rsid w:val="00CE0E21"/>
    <w:rsid w:val="00CE11D7"/>
    <w:rsid w:val="00CE1F88"/>
    <w:rsid w:val="00CE238F"/>
    <w:rsid w:val="00CE27B0"/>
    <w:rsid w:val="00CE2B39"/>
    <w:rsid w:val="00CE4284"/>
    <w:rsid w:val="00CE59EC"/>
    <w:rsid w:val="00CE5BDC"/>
    <w:rsid w:val="00CE64A9"/>
    <w:rsid w:val="00CE6655"/>
    <w:rsid w:val="00CE6BF5"/>
    <w:rsid w:val="00CE75EB"/>
    <w:rsid w:val="00CE7ABD"/>
    <w:rsid w:val="00CF0216"/>
    <w:rsid w:val="00CF05EA"/>
    <w:rsid w:val="00CF1802"/>
    <w:rsid w:val="00CF1AEE"/>
    <w:rsid w:val="00CF1FB5"/>
    <w:rsid w:val="00CF3AD9"/>
    <w:rsid w:val="00CF4A6F"/>
    <w:rsid w:val="00CF4A7C"/>
    <w:rsid w:val="00CF4DC3"/>
    <w:rsid w:val="00CF4F13"/>
    <w:rsid w:val="00CF5AA2"/>
    <w:rsid w:val="00CF6DD0"/>
    <w:rsid w:val="00CF75C2"/>
    <w:rsid w:val="00CF7C1F"/>
    <w:rsid w:val="00D00C69"/>
    <w:rsid w:val="00D00C74"/>
    <w:rsid w:val="00D00F28"/>
    <w:rsid w:val="00D0171C"/>
    <w:rsid w:val="00D01F37"/>
    <w:rsid w:val="00D03975"/>
    <w:rsid w:val="00D03FD4"/>
    <w:rsid w:val="00D04134"/>
    <w:rsid w:val="00D04847"/>
    <w:rsid w:val="00D04870"/>
    <w:rsid w:val="00D04E99"/>
    <w:rsid w:val="00D053E1"/>
    <w:rsid w:val="00D0540B"/>
    <w:rsid w:val="00D07FE8"/>
    <w:rsid w:val="00D1002D"/>
    <w:rsid w:val="00D106F7"/>
    <w:rsid w:val="00D118F0"/>
    <w:rsid w:val="00D1218A"/>
    <w:rsid w:val="00D12C4C"/>
    <w:rsid w:val="00D12EB2"/>
    <w:rsid w:val="00D12FC9"/>
    <w:rsid w:val="00D12FD9"/>
    <w:rsid w:val="00D137A5"/>
    <w:rsid w:val="00D138C8"/>
    <w:rsid w:val="00D142B9"/>
    <w:rsid w:val="00D143A1"/>
    <w:rsid w:val="00D14771"/>
    <w:rsid w:val="00D14C67"/>
    <w:rsid w:val="00D14DFD"/>
    <w:rsid w:val="00D14E5E"/>
    <w:rsid w:val="00D14EB8"/>
    <w:rsid w:val="00D14F1B"/>
    <w:rsid w:val="00D15877"/>
    <w:rsid w:val="00D16E15"/>
    <w:rsid w:val="00D16F18"/>
    <w:rsid w:val="00D204E5"/>
    <w:rsid w:val="00D209CA"/>
    <w:rsid w:val="00D20A13"/>
    <w:rsid w:val="00D20CC8"/>
    <w:rsid w:val="00D20E0E"/>
    <w:rsid w:val="00D2240B"/>
    <w:rsid w:val="00D22D71"/>
    <w:rsid w:val="00D231D1"/>
    <w:rsid w:val="00D234FE"/>
    <w:rsid w:val="00D23CF1"/>
    <w:rsid w:val="00D24057"/>
    <w:rsid w:val="00D259FB"/>
    <w:rsid w:val="00D26736"/>
    <w:rsid w:val="00D26B32"/>
    <w:rsid w:val="00D27642"/>
    <w:rsid w:val="00D309A9"/>
    <w:rsid w:val="00D311C5"/>
    <w:rsid w:val="00D3120E"/>
    <w:rsid w:val="00D317A8"/>
    <w:rsid w:val="00D31E74"/>
    <w:rsid w:val="00D3218D"/>
    <w:rsid w:val="00D329B7"/>
    <w:rsid w:val="00D32A05"/>
    <w:rsid w:val="00D33DA2"/>
    <w:rsid w:val="00D33E95"/>
    <w:rsid w:val="00D34114"/>
    <w:rsid w:val="00D35856"/>
    <w:rsid w:val="00D35957"/>
    <w:rsid w:val="00D35E12"/>
    <w:rsid w:val="00D4043A"/>
    <w:rsid w:val="00D406B6"/>
    <w:rsid w:val="00D40E45"/>
    <w:rsid w:val="00D41473"/>
    <w:rsid w:val="00D414C6"/>
    <w:rsid w:val="00D433FD"/>
    <w:rsid w:val="00D44B40"/>
    <w:rsid w:val="00D45168"/>
    <w:rsid w:val="00D47890"/>
    <w:rsid w:val="00D479F4"/>
    <w:rsid w:val="00D500FC"/>
    <w:rsid w:val="00D51049"/>
    <w:rsid w:val="00D51327"/>
    <w:rsid w:val="00D51DAD"/>
    <w:rsid w:val="00D52C94"/>
    <w:rsid w:val="00D535CB"/>
    <w:rsid w:val="00D54442"/>
    <w:rsid w:val="00D54A76"/>
    <w:rsid w:val="00D5702D"/>
    <w:rsid w:val="00D57584"/>
    <w:rsid w:val="00D5793E"/>
    <w:rsid w:val="00D608F7"/>
    <w:rsid w:val="00D609BD"/>
    <w:rsid w:val="00D6218C"/>
    <w:rsid w:val="00D62242"/>
    <w:rsid w:val="00D63947"/>
    <w:rsid w:val="00D63FE6"/>
    <w:rsid w:val="00D64E53"/>
    <w:rsid w:val="00D65031"/>
    <w:rsid w:val="00D65B25"/>
    <w:rsid w:val="00D65E08"/>
    <w:rsid w:val="00D65F83"/>
    <w:rsid w:val="00D66519"/>
    <w:rsid w:val="00D67509"/>
    <w:rsid w:val="00D70EE6"/>
    <w:rsid w:val="00D7128E"/>
    <w:rsid w:val="00D714D6"/>
    <w:rsid w:val="00D71573"/>
    <w:rsid w:val="00D724F1"/>
    <w:rsid w:val="00D73F0D"/>
    <w:rsid w:val="00D745B1"/>
    <w:rsid w:val="00D7502E"/>
    <w:rsid w:val="00D757AE"/>
    <w:rsid w:val="00D75A53"/>
    <w:rsid w:val="00D75D8D"/>
    <w:rsid w:val="00D75E60"/>
    <w:rsid w:val="00D76152"/>
    <w:rsid w:val="00D77323"/>
    <w:rsid w:val="00D800F2"/>
    <w:rsid w:val="00D812B9"/>
    <w:rsid w:val="00D81D25"/>
    <w:rsid w:val="00D8319D"/>
    <w:rsid w:val="00D83253"/>
    <w:rsid w:val="00D83414"/>
    <w:rsid w:val="00D83778"/>
    <w:rsid w:val="00D83E63"/>
    <w:rsid w:val="00D851A1"/>
    <w:rsid w:val="00D857CF"/>
    <w:rsid w:val="00D85F73"/>
    <w:rsid w:val="00D862A9"/>
    <w:rsid w:val="00D8694E"/>
    <w:rsid w:val="00D86C51"/>
    <w:rsid w:val="00D86DFF"/>
    <w:rsid w:val="00D879EB"/>
    <w:rsid w:val="00D87FF9"/>
    <w:rsid w:val="00D907FA"/>
    <w:rsid w:val="00D90C05"/>
    <w:rsid w:val="00D9197E"/>
    <w:rsid w:val="00D91DF5"/>
    <w:rsid w:val="00D940A4"/>
    <w:rsid w:val="00D966C4"/>
    <w:rsid w:val="00D96E25"/>
    <w:rsid w:val="00D96FFF"/>
    <w:rsid w:val="00D972E1"/>
    <w:rsid w:val="00DA0224"/>
    <w:rsid w:val="00DA0234"/>
    <w:rsid w:val="00DA0A8E"/>
    <w:rsid w:val="00DA1E70"/>
    <w:rsid w:val="00DA22B1"/>
    <w:rsid w:val="00DA2CA2"/>
    <w:rsid w:val="00DA2F8D"/>
    <w:rsid w:val="00DA3120"/>
    <w:rsid w:val="00DA3B80"/>
    <w:rsid w:val="00DA49E1"/>
    <w:rsid w:val="00DA56F8"/>
    <w:rsid w:val="00DA5841"/>
    <w:rsid w:val="00DA7779"/>
    <w:rsid w:val="00DA7F3C"/>
    <w:rsid w:val="00DB0A91"/>
    <w:rsid w:val="00DB142A"/>
    <w:rsid w:val="00DB17D0"/>
    <w:rsid w:val="00DB28FB"/>
    <w:rsid w:val="00DB30AA"/>
    <w:rsid w:val="00DB49B4"/>
    <w:rsid w:val="00DB4E9A"/>
    <w:rsid w:val="00DB6E1F"/>
    <w:rsid w:val="00DB6EF6"/>
    <w:rsid w:val="00DB7092"/>
    <w:rsid w:val="00DB7180"/>
    <w:rsid w:val="00DB7359"/>
    <w:rsid w:val="00DB7BDC"/>
    <w:rsid w:val="00DB7F75"/>
    <w:rsid w:val="00DC02C0"/>
    <w:rsid w:val="00DC0871"/>
    <w:rsid w:val="00DC0B59"/>
    <w:rsid w:val="00DC12D8"/>
    <w:rsid w:val="00DC1AB1"/>
    <w:rsid w:val="00DC2FCC"/>
    <w:rsid w:val="00DC355C"/>
    <w:rsid w:val="00DC4823"/>
    <w:rsid w:val="00DC4C15"/>
    <w:rsid w:val="00DC5721"/>
    <w:rsid w:val="00DC6736"/>
    <w:rsid w:val="00DC68B8"/>
    <w:rsid w:val="00DC6937"/>
    <w:rsid w:val="00DC6DBE"/>
    <w:rsid w:val="00DC76C4"/>
    <w:rsid w:val="00DD094B"/>
    <w:rsid w:val="00DD0A27"/>
    <w:rsid w:val="00DD0DF3"/>
    <w:rsid w:val="00DD1555"/>
    <w:rsid w:val="00DD16EA"/>
    <w:rsid w:val="00DD2114"/>
    <w:rsid w:val="00DD24BD"/>
    <w:rsid w:val="00DD27E5"/>
    <w:rsid w:val="00DD2B7D"/>
    <w:rsid w:val="00DD3573"/>
    <w:rsid w:val="00DD3770"/>
    <w:rsid w:val="00DD38F2"/>
    <w:rsid w:val="00DD3E14"/>
    <w:rsid w:val="00DD455B"/>
    <w:rsid w:val="00DD4C63"/>
    <w:rsid w:val="00DD4EC0"/>
    <w:rsid w:val="00DD5303"/>
    <w:rsid w:val="00DD541B"/>
    <w:rsid w:val="00DD58DE"/>
    <w:rsid w:val="00DD5B8F"/>
    <w:rsid w:val="00DD5E93"/>
    <w:rsid w:val="00DD636E"/>
    <w:rsid w:val="00DD67F1"/>
    <w:rsid w:val="00DD6A7E"/>
    <w:rsid w:val="00DE1E47"/>
    <w:rsid w:val="00DE209C"/>
    <w:rsid w:val="00DE2A3C"/>
    <w:rsid w:val="00DE2DFC"/>
    <w:rsid w:val="00DE34BF"/>
    <w:rsid w:val="00DE3832"/>
    <w:rsid w:val="00DE3CE3"/>
    <w:rsid w:val="00DE4713"/>
    <w:rsid w:val="00DE4734"/>
    <w:rsid w:val="00DE4C35"/>
    <w:rsid w:val="00DE4D77"/>
    <w:rsid w:val="00DE5EFE"/>
    <w:rsid w:val="00DE62F6"/>
    <w:rsid w:val="00DE6319"/>
    <w:rsid w:val="00DE6AA9"/>
    <w:rsid w:val="00DE6F09"/>
    <w:rsid w:val="00DE7F15"/>
    <w:rsid w:val="00DF0857"/>
    <w:rsid w:val="00DF2CD3"/>
    <w:rsid w:val="00DF3895"/>
    <w:rsid w:val="00DF3DD5"/>
    <w:rsid w:val="00DF41AB"/>
    <w:rsid w:val="00DF469A"/>
    <w:rsid w:val="00DF5C73"/>
    <w:rsid w:val="00DF5CF7"/>
    <w:rsid w:val="00DF5D56"/>
    <w:rsid w:val="00DF72F3"/>
    <w:rsid w:val="00DF7A31"/>
    <w:rsid w:val="00DF7D74"/>
    <w:rsid w:val="00DF7F73"/>
    <w:rsid w:val="00E0070A"/>
    <w:rsid w:val="00E00BEC"/>
    <w:rsid w:val="00E019A7"/>
    <w:rsid w:val="00E01B7C"/>
    <w:rsid w:val="00E022C1"/>
    <w:rsid w:val="00E029A6"/>
    <w:rsid w:val="00E035F2"/>
    <w:rsid w:val="00E03655"/>
    <w:rsid w:val="00E0391A"/>
    <w:rsid w:val="00E03F0C"/>
    <w:rsid w:val="00E05A33"/>
    <w:rsid w:val="00E06B6D"/>
    <w:rsid w:val="00E06D0F"/>
    <w:rsid w:val="00E07475"/>
    <w:rsid w:val="00E07792"/>
    <w:rsid w:val="00E07C88"/>
    <w:rsid w:val="00E111FB"/>
    <w:rsid w:val="00E11B69"/>
    <w:rsid w:val="00E12768"/>
    <w:rsid w:val="00E14797"/>
    <w:rsid w:val="00E14AF4"/>
    <w:rsid w:val="00E1557E"/>
    <w:rsid w:val="00E15D84"/>
    <w:rsid w:val="00E15EFA"/>
    <w:rsid w:val="00E163E5"/>
    <w:rsid w:val="00E1735C"/>
    <w:rsid w:val="00E17A5D"/>
    <w:rsid w:val="00E20081"/>
    <w:rsid w:val="00E20168"/>
    <w:rsid w:val="00E2028A"/>
    <w:rsid w:val="00E21A52"/>
    <w:rsid w:val="00E21A62"/>
    <w:rsid w:val="00E22189"/>
    <w:rsid w:val="00E2287B"/>
    <w:rsid w:val="00E22BB8"/>
    <w:rsid w:val="00E23B5C"/>
    <w:rsid w:val="00E23CA5"/>
    <w:rsid w:val="00E23D63"/>
    <w:rsid w:val="00E23D9E"/>
    <w:rsid w:val="00E257F8"/>
    <w:rsid w:val="00E26469"/>
    <w:rsid w:val="00E26558"/>
    <w:rsid w:val="00E265C3"/>
    <w:rsid w:val="00E267B5"/>
    <w:rsid w:val="00E270CB"/>
    <w:rsid w:val="00E2710B"/>
    <w:rsid w:val="00E27130"/>
    <w:rsid w:val="00E274D6"/>
    <w:rsid w:val="00E27731"/>
    <w:rsid w:val="00E305AC"/>
    <w:rsid w:val="00E30A03"/>
    <w:rsid w:val="00E30CD8"/>
    <w:rsid w:val="00E310A3"/>
    <w:rsid w:val="00E3111A"/>
    <w:rsid w:val="00E31134"/>
    <w:rsid w:val="00E318A8"/>
    <w:rsid w:val="00E31B90"/>
    <w:rsid w:val="00E31EA8"/>
    <w:rsid w:val="00E31F86"/>
    <w:rsid w:val="00E321DD"/>
    <w:rsid w:val="00E32256"/>
    <w:rsid w:val="00E32F39"/>
    <w:rsid w:val="00E349BE"/>
    <w:rsid w:val="00E34B10"/>
    <w:rsid w:val="00E34B47"/>
    <w:rsid w:val="00E357F3"/>
    <w:rsid w:val="00E36359"/>
    <w:rsid w:val="00E370E6"/>
    <w:rsid w:val="00E372FD"/>
    <w:rsid w:val="00E37CF1"/>
    <w:rsid w:val="00E400A6"/>
    <w:rsid w:val="00E4069C"/>
    <w:rsid w:val="00E406CB"/>
    <w:rsid w:val="00E41BA2"/>
    <w:rsid w:val="00E41DAE"/>
    <w:rsid w:val="00E42035"/>
    <w:rsid w:val="00E42165"/>
    <w:rsid w:val="00E43C42"/>
    <w:rsid w:val="00E449CB"/>
    <w:rsid w:val="00E45C95"/>
    <w:rsid w:val="00E45FCB"/>
    <w:rsid w:val="00E460E4"/>
    <w:rsid w:val="00E46510"/>
    <w:rsid w:val="00E46777"/>
    <w:rsid w:val="00E474DD"/>
    <w:rsid w:val="00E47DD9"/>
    <w:rsid w:val="00E47E47"/>
    <w:rsid w:val="00E5063F"/>
    <w:rsid w:val="00E508F0"/>
    <w:rsid w:val="00E50B5B"/>
    <w:rsid w:val="00E50FCF"/>
    <w:rsid w:val="00E51029"/>
    <w:rsid w:val="00E5290B"/>
    <w:rsid w:val="00E52B28"/>
    <w:rsid w:val="00E52ECB"/>
    <w:rsid w:val="00E54B9A"/>
    <w:rsid w:val="00E54F4B"/>
    <w:rsid w:val="00E56A72"/>
    <w:rsid w:val="00E570C5"/>
    <w:rsid w:val="00E57752"/>
    <w:rsid w:val="00E57E65"/>
    <w:rsid w:val="00E60568"/>
    <w:rsid w:val="00E61C1C"/>
    <w:rsid w:val="00E62D0B"/>
    <w:rsid w:val="00E63D17"/>
    <w:rsid w:val="00E6437A"/>
    <w:rsid w:val="00E65C15"/>
    <w:rsid w:val="00E66DCC"/>
    <w:rsid w:val="00E66FED"/>
    <w:rsid w:val="00E6725C"/>
    <w:rsid w:val="00E67617"/>
    <w:rsid w:val="00E679E5"/>
    <w:rsid w:val="00E70269"/>
    <w:rsid w:val="00E7104F"/>
    <w:rsid w:val="00E71970"/>
    <w:rsid w:val="00E71EBF"/>
    <w:rsid w:val="00E72531"/>
    <w:rsid w:val="00E72685"/>
    <w:rsid w:val="00E738A2"/>
    <w:rsid w:val="00E73F51"/>
    <w:rsid w:val="00E73F7F"/>
    <w:rsid w:val="00E74719"/>
    <w:rsid w:val="00E74EC8"/>
    <w:rsid w:val="00E750D4"/>
    <w:rsid w:val="00E7549C"/>
    <w:rsid w:val="00E757F8"/>
    <w:rsid w:val="00E7695C"/>
    <w:rsid w:val="00E76A3B"/>
    <w:rsid w:val="00E76C03"/>
    <w:rsid w:val="00E77C96"/>
    <w:rsid w:val="00E81229"/>
    <w:rsid w:val="00E81A8A"/>
    <w:rsid w:val="00E81BE2"/>
    <w:rsid w:val="00E827D5"/>
    <w:rsid w:val="00E84378"/>
    <w:rsid w:val="00E84692"/>
    <w:rsid w:val="00E853CB"/>
    <w:rsid w:val="00E86C65"/>
    <w:rsid w:val="00E86D80"/>
    <w:rsid w:val="00E90AEF"/>
    <w:rsid w:val="00E91006"/>
    <w:rsid w:val="00E9230C"/>
    <w:rsid w:val="00E94673"/>
    <w:rsid w:val="00E947BA"/>
    <w:rsid w:val="00E955DC"/>
    <w:rsid w:val="00E965F8"/>
    <w:rsid w:val="00E96D92"/>
    <w:rsid w:val="00E9782D"/>
    <w:rsid w:val="00E97F74"/>
    <w:rsid w:val="00EA01C0"/>
    <w:rsid w:val="00EA0C6E"/>
    <w:rsid w:val="00EA15D2"/>
    <w:rsid w:val="00EA1656"/>
    <w:rsid w:val="00EA1A1E"/>
    <w:rsid w:val="00EA21AD"/>
    <w:rsid w:val="00EA352D"/>
    <w:rsid w:val="00EA3581"/>
    <w:rsid w:val="00EA362D"/>
    <w:rsid w:val="00EA3DC9"/>
    <w:rsid w:val="00EA4ADF"/>
    <w:rsid w:val="00EA5073"/>
    <w:rsid w:val="00EA5407"/>
    <w:rsid w:val="00EA5B3F"/>
    <w:rsid w:val="00EA6597"/>
    <w:rsid w:val="00EA6C44"/>
    <w:rsid w:val="00EA744F"/>
    <w:rsid w:val="00EA75A9"/>
    <w:rsid w:val="00EA75EA"/>
    <w:rsid w:val="00EA77AA"/>
    <w:rsid w:val="00EB0416"/>
    <w:rsid w:val="00EB0761"/>
    <w:rsid w:val="00EB08C5"/>
    <w:rsid w:val="00EB0FAD"/>
    <w:rsid w:val="00EB1788"/>
    <w:rsid w:val="00EB1B2C"/>
    <w:rsid w:val="00EB2031"/>
    <w:rsid w:val="00EB247B"/>
    <w:rsid w:val="00EB2DBC"/>
    <w:rsid w:val="00EB36DD"/>
    <w:rsid w:val="00EB3749"/>
    <w:rsid w:val="00EB3D48"/>
    <w:rsid w:val="00EB3E03"/>
    <w:rsid w:val="00EB4FB7"/>
    <w:rsid w:val="00EB687F"/>
    <w:rsid w:val="00EB7C63"/>
    <w:rsid w:val="00EC0B69"/>
    <w:rsid w:val="00EC0DE6"/>
    <w:rsid w:val="00EC1B8B"/>
    <w:rsid w:val="00EC2C40"/>
    <w:rsid w:val="00EC311E"/>
    <w:rsid w:val="00EC38E2"/>
    <w:rsid w:val="00EC4238"/>
    <w:rsid w:val="00EC4733"/>
    <w:rsid w:val="00EC5270"/>
    <w:rsid w:val="00EC53CC"/>
    <w:rsid w:val="00EC5463"/>
    <w:rsid w:val="00EC5586"/>
    <w:rsid w:val="00EC673E"/>
    <w:rsid w:val="00EC73BF"/>
    <w:rsid w:val="00ED069D"/>
    <w:rsid w:val="00ED159E"/>
    <w:rsid w:val="00ED1CC7"/>
    <w:rsid w:val="00ED2F14"/>
    <w:rsid w:val="00ED595E"/>
    <w:rsid w:val="00ED77D6"/>
    <w:rsid w:val="00ED7F0C"/>
    <w:rsid w:val="00EE263A"/>
    <w:rsid w:val="00EE3472"/>
    <w:rsid w:val="00EE4033"/>
    <w:rsid w:val="00EE406A"/>
    <w:rsid w:val="00EE43F5"/>
    <w:rsid w:val="00EE4771"/>
    <w:rsid w:val="00EE5A80"/>
    <w:rsid w:val="00EE5F0A"/>
    <w:rsid w:val="00EE5FCF"/>
    <w:rsid w:val="00EF006F"/>
    <w:rsid w:val="00EF07F2"/>
    <w:rsid w:val="00EF1B1B"/>
    <w:rsid w:val="00EF1D40"/>
    <w:rsid w:val="00EF1E62"/>
    <w:rsid w:val="00EF1FE5"/>
    <w:rsid w:val="00EF2F44"/>
    <w:rsid w:val="00EF3A6B"/>
    <w:rsid w:val="00EF441E"/>
    <w:rsid w:val="00EF521F"/>
    <w:rsid w:val="00EF65F0"/>
    <w:rsid w:val="00EF6A38"/>
    <w:rsid w:val="00EF6CC1"/>
    <w:rsid w:val="00EF6E61"/>
    <w:rsid w:val="00EF6FE7"/>
    <w:rsid w:val="00EF75E5"/>
    <w:rsid w:val="00EF7A5C"/>
    <w:rsid w:val="00EF7A8F"/>
    <w:rsid w:val="00EF7F44"/>
    <w:rsid w:val="00F00074"/>
    <w:rsid w:val="00F00B80"/>
    <w:rsid w:val="00F00F8B"/>
    <w:rsid w:val="00F01188"/>
    <w:rsid w:val="00F02343"/>
    <w:rsid w:val="00F02D06"/>
    <w:rsid w:val="00F0322F"/>
    <w:rsid w:val="00F0324C"/>
    <w:rsid w:val="00F04303"/>
    <w:rsid w:val="00F0485C"/>
    <w:rsid w:val="00F0490F"/>
    <w:rsid w:val="00F06345"/>
    <w:rsid w:val="00F06FD8"/>
    <w:rsid w:val="00F06FDC"/>
    <w:rsid w:val="00F07017"/>
    <w:rsid w:val="00F07C32"/>
    <w:rsid w:val="00F109FC"/>
    <w:rsid w:val="00F112E3"/>
    <w:rsid w:val="00F125F0"/>
    <w:rsid w:val="00F12767"/>
    <w:rsid w:val="00F12812"/>
    <w:rsid w:val="00F1300F"/>
    <w:rsid w:val="00F1382D"/>
    <w:rsid w:val="00F139BE"/>
    <w:rsid w:val="00F14200"/>
    <w:rsid w:val="00F14317"/>
    <w:rsid w:val="00F1456D"/>
    <w:rsid w:val="00F14E27"/>
    <w:rsid w:val="00F14F6D"/>
    <w:rsid w:val="00F1554E"/>
    <w:rsid w:val="00F1681A"/>
    <w:rsid w:val="00F16827"/>
    <w:rsid w:val="00F1691E"/>
    <w:rsid w:val="00F170D0"/>
    <w:rsid w:val="00F2183E"/>
    <w:rsid w:val="00F22481"/>
    <w:rsid w:val="00F23764"/>
    <w:rsid w:val="00F23DE4"/>
    <w:rsid w:val="00F243D7"/>
    <w:rsid w:val="00F24879"/>
    <w:rsid w:val="00F24F0E"/>
    <w:rsid w:val="00F26115"/>
    <w:rsid w:val="00F26D79"/>
    <w:rsid w:val="00F26E34"/>
    <w:rsid w:val="00F3041C"/>
    <w:rsid w:val="00F30523"/>
    <w:rsid w:val="00F306AC"/>
    <w:rsid w:val="00F31367"/>
    <w:rsid w:val="00F315DA"/>
    <w:rsid w:val="00F31E69"/>
    <w:rsid w:val="00F31FB5"/>
    <w:rsid w:val="00F3239B"/>
    <w:rsid w:val="00F32453"/>
    <w:rsid w:val="00F32B96"/>
    <w:rsid w:val="00F32B99"/>
    <w:rsid w:val="00F33BB3"/>
    <w:rsid w:val="00F3478F"/>
    <w:rsid w:val="00F34AB2"/>
    <w:rsid w:val="00F353E0"/>
    <w:rsid w:val="00F357D1"/>
    <w:rsid w:val="00F3716C"/>
    <w:rsid w:val="00F37DBF"/>
    <w:rsid w:val="00F40CEC"/>
    <w:rsid w:val="00F40F50"/>
    <w:rsid w:val="00F41119"/>
    <w:rsid w:val="00F41B43"/>
    <w:rsid w:val="00F43A63"/>
    <w:rsid w:val="00F4426F"/>
    <w:rsid w:val="00F44BF1"/>
    <w:rsid w:val="00F4520B"/>
    <w:rsid w:val="00F4562E"/>
    <w:rsid w:val="00F45751"/>
    <w:rsid w:val="00F45F02"/>
    <w:rsid w:val="00F46246"/>
    <w:rsid w:val="00F4663A"/>
    <w:rsid w:val="00F46DF6"/>
    <w:rsid w:val="00F46F10"/>
    <w:rsid w:val="00F4703A"/>
    <w:rsid w:val="00F470D8"/>
    <w:rsid w:val="00F4738E"/>
    <w:rsid w:val="00F50F3C"/>
    <w:rsid w:val="00F51AC0"/>
    <w:rsid w:val="00F51F2C"/>
    <w:rsid w:val="00F5374D"/>
    <w:rsid w:val="00F53BD0"/>
    <w:rsid w:val="00F53FC2"/>
    <w:rsid w:val="00F54739"/>
    <w:rsid w:val="00F54A64"/>
    <w:rsid w:val="00F54E17"/>
    <w:rsid w:val="00F54F96"/>
    <w:rsid w:val="00F55EB6"/>
    <w:rsid w:val="00F57BB1"/>
    <w:rsid w:val="00F60616"/>
    <w:rsid w:val="00F61563"/>
    <w:rsid w:val="00F620F1"/>
    <w:rsid w:val="00F622A2"/>
    <w:rsid w:val="00F622E8"/>
    <w:rsid w:val="00F62C9E"/>
    <w:rsid w:val="00F62DF4"/>
    <w:rsid w:val="00F64C21"/>
    <w:rsid w:val="00F650C9"/>
    <w:rsid w:val="00F6515B"/>
    <w:rsid w:val="00F65236"/>
    <w:rsid w:val="00F659BF"/>
    <w:rsid w:val="00F65B90"/>
    <w:rsid w:val="00F65C74"/>
    <w:rsid w:val="00F6625F"/>
    <w:rsid w:val="00F66A9E"/>
    <w:rsid w:val="00F66C6A"/>
    <w:rsid w:val="00F670D0"/>
    <w:rsid w:val="00F67C6C"/>
    <w:rsid w:val="00F67C9F"/>
    <w:rsid w:val="00F7268D"/>
    <w:rsid w:val="00F72B31"/>
    <w:rsid w:val="00F72CD4"/>
    <w:rsid w:val="00F72FE7"/>
    <w:rsid w:val="00F730E1"/>
    <w:rsid w:val="00F73966"/>
    <w:rsid w:val="00F74391"/>
    <w:rsid w:val="00F74AB4"/>
    <w:rsid w:val="00F74E86"/>
    <w:rsid w:val="00F74FD4"/>
    <w:rsid w:val="00F752A4"/>
    <w:rsid w:val="00F76B61"/>
    <w:rsid w:val="00F80322"/>
    <w:rsid w:val="00F808CA"/>
    <w:rsid w:val="00F80D39"/>
    <w:rsid w:val="00F8372F"/>
    <w:rsid w:val="00F83790"/>
    <w:rsid w:val="00F83B03"/>
    <w:rsid w:val="00F860BB"/>
    <w:rsid w:val="00F860CA"/>
    <w:rsid w:val="00F869FE"/>
    <w:rsid w:val="00F900F4"/>
    <w:rsid w:val="00F9077E"/>
    <w:rsid w:val="00F9079E"/>
    <w:rsid w:val="00F90DC3"/>
    <w:rsid w:val="00F911FF"/>
    <w:rsid w:val="00F9305A"/>
    <w:rsid w:val="00F934DA"/>
    <w:rsid w:val="00F93AB3"/>
    <w:rsid w:val="00F93AF1"/>
    <w:rsid w:val="00F93C4C"/>
    <w:rsid w:val="00F94BB7"/>
    <w:rsid w:val="00F94C9B"/>
    <w:rsid w:val="00F94F79"/>
    <w:rsid w:val="00F95F82"/>
    <w:rsid w:val="00F968CE"/>
    <w:rsid w:val="00F97111"/>
    <w:rsid w:val="00FA0E06"/>
    <w:rsid w:val="00FA1382"/>
    <w:rsid w:val="00FA1681"/>
    <w:rsid w:val="00FA18BA"/>
    <w:rsid w:val="00FA307A"/>
    <w:rsid w:val="00FA3666"/>
    <w:rsid w:val="00FA56FC"/>
    <w:rsid w:val="00FA58E7"/>
    <w:rsid w:val="00FA59B3"/>
    <w:rsid w:val="00FA6B4D"/>
    <w:rsid w:val="00FA71F0"/>
    <w:rsid w:val="00FA79FC"/>
    <w:rsid w:val="00FB0B59"/>
    <w:rsid w:val="00FB0DFB"/>
    <w:rsid w:val="00FB0F9A"/>
    <w:rsid w:val="00FB2CF8"/>
    <w:rsid w:val="00FB2DE0"/>
    <w:rsid w:val="00FB41F8"/>
    <w:rsid w:val="00FB548E"/>
    <w:rsid w:val="00FB5EEE"/>
    <w:rsid w:val="00FB705C"/>
    <w:rsid w:val="00FB72F2"/>
    <w:rsid w:val="00FB74AB"/>
    <w:rsid w:val="00FC01F2"/>
    <w:rsid w:val="00FC19A3"/>
    <w:rsid w:val="00FC2D77"/>
    <w:rsid w:val="00FC33F4"/>
    <w:rsid w:val="00FC371D"/>
    <w:rsid w:val="00FC377A"/>
    <w:rsid w:val="00FC419F"/>
    <w:rsid w:val="00FC5760"/>
    <w:rsid w:val="00FC69EF"/>
    <w:rsid w:val="00FC7282"/>
    <w:rsid w:val="00FC756A"/>
    <w:rsid w:val="00FD0984"/>
    <w:rsid w:val="00FD0C6C"/>
    <w:rsid w:val="00FD0CB5"/>
    <w:rsid w:val="00FD3135"/>
    <w:rsid w:val="00FD4CA1"/>
    <w:rsid w:val="00FD5504"/>
    <w:rsid w:val="00FD6BB3"/>
    <w:rsid w:val="00FD71AD"/>
    <w:rsid w:val="00FD77F6"/>
    <w:rsid w:val="00FE06AB"/>
    <w:rsid w:val="00FE06C2"/>
    <w:rsid w:val="00FE1129"/>
    <w:rsid w:val="00FE1567"/>
    <w:rsid w:val="00FE183A"/>
    <w:rsid w:val="00FE2DB1"/>
    <w:rsid w:val="00FE3B6C"/>
    <w:rsid w:val="00FE407E"/>
    <w:rsid w:val="00FE5B09"/>
    <w:rsid w:val="00FE5FF1"/>
    <w:rsid w:val="00FE7196"/>
    <w:rsid w:val="00FE747B"/>
    <w:rsid w:val="00FE7696"/>
    <w:rsid w:val="00FE7B0B"/>
    <w:rsid w:val="00FF0223"/>
    <w:rsid w:val="00FF1FFF"/>
    <w:rsid w:val="00FF229A"/>
    <w:rsid w:val="00FF29AF"/>
    <w:rsid w:val="00FF3B69"/>
    <w:rsid w:val="00FF4032"/>
    <w:rsid w:val="00FF4806"/>
    <w:rsid w:val="00FF514E"/>
    <w:rsid w:val="00FF5414"/>
    <w:rsid w:val="00FF6216"/>
    <w:rsid w:val="00FF6640"/>
    <w:rsid w:val="00FF7E77"/>
    <w:rsid w:val="021320DC"/>
    <w:rsid w:val="0FD9189B"/>
    <w:rsid w:val="1727BC7E"/>
    <w:rsid w:val="17AF4073"/>
    <w:rsid w:val="1B580B5D"/>
    <w:rsid w:val="1D000BC6"/>
    <w:rsid w:val="32EFB8D0"/>
    <w:rsid w:val="33C2FD58"/>
    <w:rsid w:val="35651D9A"/>
    <w:rsid w:val="437B4345"/>
    <w:rsid w:val="48D23AB4"/>
    <w:rsid w:val="575A0A4E"/>
    <w:rsid w:val="59236FA9"/>
    <w:rsid w:val="5B0CD127"/>
    <w:rsid w:val="5B85DD39"/>
    <w:rsid w:val="5C210C1A"/>
    <w:rsid w:val="60903D3E"/>
    <w:rsid w:val="67013997"/>
    <w:rsid w:val="6C2450BB"/>
    <w:rsid w:val="6C870293"/>
    <w:rsid w:val="6E12616B"/>
    <w:rsid w:val="700FF88B"/>
    <w:rsid w:val="776CA59E"/>
    <w:rsid w:val="783392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68CBA"/>
  <w15:docId w15:val="{5A69C3A0-3624-448D-98A9-F3EBB5406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18F4"/>
    <w:rPr>
      <w:sz w:val="24"/>
      <w:szCs w:val="24"/>
    </w:rPr>
  </w:style>
  <w:style w:type="paragraph" w:styleId="Heading1">
    <w:name w:val="heading 1"/>
    <w:basedOn w:val="Normal"/>
    <w:next w:val="Normal"/>
    <w:link w:val="Heading1Char"/>
    <w:qFormat/>
    <w:rsid w:val="002518F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518F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518F4"/>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2518F4"/>
    <w:pPr>
      <w:keepNext/>
      <w:spacing w:before="240" w:after="60"/>
      <w:outlineLvl w:val="3"/>
    </w:pPr>
    <w:rPr>
      <w:b/>
      <w:bCs/>
      <w:sz w:val="28"/>
      <w:szCs w:val="28"/>
    </w:rPr>
  </w:style>
  <w:style w:type="paragraph" w:styleId="Heading5">
    <w:name w:val="heading 5"/>
    <w:basedOn w:val="Normal"/>
    <w:next w:val="Normal"/>
    <w:link w:val="Heading5Char"/>
    <w:qFormat/>
    <w:rsid w:val="002518F4"/>
    <w:pPr>
      <w:spacing w:before="240" w:after="60"/>
      <w:outlineLvl w:val="4"/>
    </w:pPr>
    <w:rPr>
      <w:b/>
      <w:bCs/>
      <w:i/>
      <w:iCs/>
      <w:sz w:val="26"/>
      <w:szCs w:val="26"/>
    </w:rPr>
  </w:style>
  <w:style w:type="paragraph" w:styleId="Heading6">
    <w:name w:val="heading 6"/>
    <w:basedOn w:val="Normal"/>
    <w:next w:val="Normal"/>
    <w:link w:val="Heading6Char"/>
    <w:qFormat/>
    <w:rsid w:val="002518F4"/>
    <w:pPr>
      <w:spacing w:before="240" w:after="60"/>
      <w:outlineLvl w:val="5"/>
    </w:pPr>
    <w:rPr>
      <w:b/>
      <w:bCs/>
      <w:sz w:val="22"/>
      <w:szCs w:val="22"/>
    </w:rPr>
  </w:style>
  <w:style w:type="paragraph" w:styleId="Heading7">
    <w:name w:val="heading 7"/>
    <w:basedOn w:val="Normal"/>
    <w:next w:val="Normal"/>
    <w:link w:val="Heading7Char"/>
    <w:qFormat/>
    <w:rsid w:val="002518F4"/>
    <w:pPr>
      <w:spacing w:before="240" w:after="60"/>
      <w:outlineLvl w:val="6"/>
    </w:pPr>
  </w:style>
  <w:style w:type="paragraph" w:styleId="Heading8">
    <w:name w:val="heading 8"/>
    <w:basedOn w:val="Normal"/>
    <w:next w:val="Normal"/>
    <w:link w:val="Heading8Char"/>
    <w:qFormat/>
    <w:rsid w:val="002518F4"/>
    <w:pPr>
      <w:numPr>
        <w:ilvl w:val="7"/>
        <w:numId w:val="7"/>
      </w:numPr>
      <w:spacing w:before="240" w:after="60"/>
      <w:outlineLvl w:val="7"/>
    </w:pPr>
    <w:rPr>
      <w:i/>
      <w:iCs/>
    </w:rPr>
  </w:style>
  <w:style w:type="paragraph" w:styleId="Heading9">
    <w:name w:val="heading 9"/>
    <w:basedOn w:val="Normal"/>
    <w:next w:val="Normal"/>
    <w:link w:val="Heading9Char"/>
    <w:qFormat/>
    <w:rsid w:val="002518F4"/>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18F4"/>
    <w:rPr>
      <w:rFonts w:ascii="Arial" w:hAnsi="Arial" w:cs="Arial"/>
      <w:b/>
      <w:bCs/>
      <w:kern w:val="32"/>
      <w:sz w:val="32"/>
      <w:szCs w:val="32"/>
    </w:rPr>
  </w:style>
  <w:style w:type="character" w:customStyle="1" w:styleId="Heading2Char">
    <w:name w:val="Heading 2 Char"/>
    <w:basedOn w:val="DefaultParagraphFont"/>
    <w:link w:val="Heading2"/>
    <w:rsid w:val="002518F4"/>
    <w:rPr>
      <w:rFonts w:ascii="Arial" w:hAnsi="Arial" w:cs="Arial"/>
      <w:b/>
      <w:bCs/>
      <w:i/>
      <w:iCs/>
      <w:sz w:val="28"/>
      <w:szCs w:val="28"/>
    </w:rPr>
  </w:style>
  <w:style w:type="character" w:customStyle="1" w:styleId="Heading4Char">
    <w:name w:val="Heading 4 Char"/>
    <w:basedOn w:val="DefaultParagraphFont"/>
    <w:link w:val="Heading4"/>
    <w:rsid w:val="002518F4"/>
    <w:rPr>
      <w:b/>
      <w:bCs/>
      <w:sz w:val="28"/>
      <w:szCs w:val="28"/>
    </w:rPr>
  </w:style>
  <w:style w:type="character" w:customStyle="1" w:styleId="Heading5Char">
    <w:name w:val="Heading 5 Char"/>
    <w:basedOn w:val="DefaultParagraphFont"/>
    <w:link w:val="Heading5"/>
    <w:rsid w:val="002518F4"/>
    <w:rPr>
      <w:b/>
      <w:bCs/>
      <w:i/>
      <w:iCs/>
      <w:sz w:val="26"/>
      <w:szCs w:val="26"/>
    </w:rPr>
  </w:style>
  <w:style w:type="character" w:customStyle="1" w:styleId="Heading6Char">
    <w:name w:val="Heading 6 Char"/>
    <w:basedOn w:val="DefaultParagraphFont"/>
    <w:link w:val="Heading6"/>
    <w:rsid w:val="002518F4"/>
    <w:rPr>
      <w:b/>
      <w:bCs/>
      <w:sz w:val="22"/>
      <w:szCs w:val="22"/>
    </w:rPr>
  </w:style>
  <w:style w:type="character" w:customStyle="1" w:styleId="Heading7Char">
    <w:name w:val="Heading 7 Char"/>
    <w:basedOn w:val="DefaultParagraphFont"/>
    <w:link w:val="Heading7"/>
    <w:rsid w:val="002518F4"/>
    <w:rPr>
      <w:sz w:val="24"/>
      <w:szCs w:val="24"/>
    </w:rPr>
  </w:style>
  <w:style w:type="character" w:customStyle="1" w:styleId="Heading8Char">
    <w:name w:val="Heading 8 Char"/>
    <w:basedOn w:val="DefaultParagraphFont"/>
    <w:link w:val="Heading8"/>
    <w:rsid w:val="002518F4"/>
    <w:rPr>
      <w:i/>
      <w:iCs/>
      <w:sz w:val="24"/>
      <w:szCs w:val="24"/>
    </w:rPr>
  </w:style>
  <w:style w:type="character" w:customStyle="1" w:styleId="Heading9Char">
    <w:name w:val="Heading 9 Char"/>
    <w:basedOn w:val="DefaultParagraphFont"/>
    <w:link w:val="Heading9"/>
    <w:rsid w:val="002518F4"/>
    <w:rPr>
      <w:rFonts w:ascii="Arial" w:hAnsi="Arial" w:cs="Arial"/>
      <w:sz w:val="22"/>
      <w:szCs w:val="22"/>
    </w:rPr>
  </w:style>
  <w:style w:type="paragraph" w:customStyle="1" w:styleId="NRELBodyText">
    <w:name w:val="NREL_Body_Text"/>
    <w:link w:val="NRELBodyTextCharChar"/>
    <w:qFormat/>
    <w:rsid w:val="002518F4"/>
    <w:pPr>
      <w:spacing w:after="240"/>
    </w:pPr>
    <w:rPr>
      <w:rFonts w:eastAsia="Times"/>
      <w:color w:val="000000" w:themeColor="text1"/>
      <w:sz w:val="24"/>
    </w:rPr>
  </w:style>
  <w:style w:type="character" w:customStyle="1" w:styleId="NRELBodyTextCharChar">
    <w:name w:val="NREL_Body_Text Char Char"/>
    <w:basedOn w:val="DefaultParagraphFont"/>
    <w:link w:val="NRELBodyText"/>
    <w:rsid w:val="002518F4"/>
    <w:rPr>
      <w:rFonts w:eastAsia="Times"/>
      <w:color w:val="000000" w:themeColor="text1"/>
      <w:sz w:val="24"/>
    </w:rPr>
  </w:style>
  <w:style w:type="paragraph" w:customStyle="1" w:styleId="NRELHead02">
    <w:name w:val="NREL_Head_02"/>
    <w:basedOn w:val="Heading3"/>
    <w:next w:val="NRELBodyText"/>
    <w:qFormat/>
    <w:rsid w:val="002518F4"/>
    <w:pPr>
      <w:outlineLvl w:val="1"/>
    </w:pPr>
    <w:rPr>
      <w:rFonts w:eastAsia="Times"/>
      <w:color w:val="0079BF"/>
      <w:sz w:val="28"/>
    </w:rPr>
  </w:style>
  <w:style w:type="paragraph" w:customStyle="1" w:styleId="NRELTOC01">
    <w:name w:val="NREL_TOC_01"/>
    <w:link w:val="NRELTOC01Char"/>
    <w:qFormat/>
    <w:rsid w:val="002518F4"/>
    <w:pPr>
      <w:widowControl w:val="0"/>
      <w:tabs>
        <w:tab w:val="right" w:leader="dot" w:pos="9360"/>
      </w:tabs>
      <w:ind w:left="360" w:hanging="360"/>
    </w:pPr>
    <w:rPr>
      <w:rFonts w:ascii="Arial" w:eastAsia="Times" w:hAnsi="Arial"/>
      <w:b/>
      <w:color w:val="000000" w:themeColor="text1"/>
      <w:kern w:val="28"/>
    </w:rPr>
  </w:style>
  <w:style w:type="character" w:customStyle="1" w:styleId="NRELTOC01Char">
    <w:name w:val="NREL_TOC_01 Char"/>
    <w:basedOn w:val="DefaultParagraphFont"/>
    <w:link w:val="NRELTOC01"/>
    <w:rsid w:val="002518F4"/>
    <w:rPr>
      <w:rFonts w:ascii="Arial" w:eastAsia="Times" w:hAnsi="Arial"/>
      <w:b/>
      <w:color w:val="000000" w:themeColor="text1"/>
      <w:kern w:val="28"/>
    </w:rPr>
  </w:style>
  <w:style w:type="paragraph" w:customStyle="1" w:styleId="NRELNomenclature">
    <w:name w:val="NREL_Nomenclature"/>
    <w:link w:val="NRELNomenclatureChar"/>
    <w:qFormat/>
    <w:rsid w:val="002518F4"/>
    <w:pPr>
      <w:tabs>
        <w:tab w:val="left" w:pos="4320"/>
      </w:tabs>
      <w:ind w:left="2160" w:hanging="2160"/>
    </w:pPr>
    <w:rPr>
      <w:rFonts w:eastAsia="Times"/>
      <w:color w:val="000000" w:themeColor="text1"/>
      <w:sz w:val="24"/>
    </w:rPr>
  </w:style>
  <w:style w:type="character" w:customStyle="1" w:styleId="NRELNomenclatureChar">
    <w:name w:val="NREL_Nomenclature Char"/>
    <w:basedOn w:val="DefaultParagraphFont"/>
    <w:link w:val="NRELNomenclature"/>
    <w:rsid w:val="002518F4"/>
    <w:rPr>
      <w:rFonts w:eastAsia="Times"/>
      <w:color w:val="000000" w:themeColor="text1"/>
      <w:sz w:val="24"/>
    </w:rPr>
  </w:style>
  <w:style w:type="paragraph" w:customStyle="1" w:styleId="NRELHead01">
    <w:name w:val="NREL_Head_01"/>
    <w:basedOn w:val="Heading2"/>
    <w:next w:val="NRELBodyText"/>
    <w:qFormat/>
    <w:rsid w:val="002518F4"/>
    <w:pPr>
      <w:outlineLvl w:val="0"/>
    </w:pPr>
    <w:rPr>
      <w:rFonts w:eastAsia="Times"/>
      <w:i w:val="0"/>
      <w:color w:val="0079C1"/>
      <w:kern w:val="24"/>
      <w:sz w:val="36"/>
    </w:rPr>
  </w:style>
  <w:style w:type="paragraph" w:customStyle="1" w:styleId="NRELTOC02">
    <w:name w:val="NREL_TOC_02"/>
    <w:link w:val="NRELTOC02Char"/>
    <w:qFormat/>
    <w:rsid w:val="002518F4"/>
    <w:pPr>
      <w:widowControl w:val="0"/>
      <w:tabs>
        <w:tab w:val="right" w:leader="dot" w:pos="9360"/>
      </w:tabs>
      <w:ind w:left="864" w:hanging="504"/>
    </w:pPr>
    <w:rPr>
      <w:rFonts w:eastAsia="Times"/>
      <w:color w:val="000000" w:themeColor="text1"/>
      <w:kern w:val="28"/>
      <w:sz w:val="22"/>
      <w:szCs w:val="22"/>
    </w:rPr>
  </w:style>
  <w:style w:type="character" w:customStyle="1" w:styleId="NRELTOC02Char">
    <w:name w:val="NREL_TOC_02 Char"/>
    <w:basedOn w:val="DefaultParagraphFont"/>
    <w:link w:val="NRELTOC02"/>
    <w:rsid w:val="002518F4"/>
    <w:rPr>
      <w:rFonts w:eastAsia="Times"/>
      <w:color w:val="000000" w:themeColor="text1"/>
      <w:kern w:val="28"/>
      <w:sz w:val="22"/>
      <w:szCs w:val="22"/>
    </w:rPr>
  </w:style>
  <w:style w:type="paragraph" w:customStyle="1" w:styleId="NRELHead04">
    <w:name w:val="NREL_Head_04"/>
    <w:basedOn w:val="Heading5"/>
    <w:next w:val="NRELBodyText"/>
    <w:qFormat/>
    <w:rsid w:val="002518F4"/>
    <w:pPr>
      <w:keepNext/>
      <w:outlineLvl w:val="3"/>
    </w:pPr>
    <w:rPr>
      <w:rFonts w:ascii="Arial" w:hAnsi="Arial" w:cs="Tahoma"/>
      <w:b w:val="0"/>
      <w:color w:val="0079BF"/>
      <w:sz w:val="24"/>
      <w:szCs w:val="16"/>
    </w:rPr>
  </w:style>
  <w:style w:type="paragraph" w:customStyle="1" w:styleId="NRELTableCaption">
    <w:name w:val="NREL_Table_Caption"/>
    <w:basedOn w:val="Caption"/>
    <w:next w:val="NRELBodyText"/>
    <w:qFormat/>
    <w:rsid w:val="002518F4"/>
    <w:pPr>
      <w:keepNext/>
      <w:autoSpaceDE w:val="0"/>
      <w:autoSpaceDN w:val="0"/>
      <w:adjustRightInd w:val="0"/>
      <w:spacing w:before="120" w:after="120"/>
      <w:jc w:val="center"/>
    </w:pPr>
    <w:rPr>
      <w:rFonts w:ascii="Arial" w:eastAsia="Times" w:hAnsi="Arial"/>
      <w:b/>
      <w:bCs/>
      <w:i w:val="0"/>
      <w:color w:val="000000" w:themeColor="text1"/>
      <w:sz w:val="20"/>
    </w:rPr>
  </w:style>
  <w:style w:type="paragraph" w:customStyle="1" w:styleId="NRELBullet01">
    <w:name w:val="NREL_Bullet_01"/>
    <w:basedOn w:val="ListBullet"/>
    <w:qFormat/>
    <w:rsid w:val="002518F4"/>
    <w:pPr>
      <w:numPr>
        <w:numId w:val="3"/>
      </w:numPr>
      <w:spacing w:after="120"/>
      <w:ind w:left="720"/>
    </w:pPr>
    <w:rPr>
      <w:rFonts w:eastAsia="Times"/>
      <w:color w:val="000000" w:themeColor="text1"/>
    </w:rPr>
  </w:style>
  <w:style w:type="paragraph" w:customStyle="1" w:styleId="NRELHead03">
    <w:name w:val="NREL_Head_03"/>
    <w:basedOn w:val="Heading4"/>
    <w:next w:val="NRELBodyText"/>
    <w:qFormat/>
    <w:rsid w:val="002518F4"/>
    <w:pPr>
      <w:outlineLvl w:val="2"/>
    </w:pPr>
    <w:rPr>
      <w:rFonts w:ascii="Arial" w:eastAsia="Times" w:hAnsi="Arial"/>
      <w:i/>
      <w:color w:val="0079BF"/>
      <w:sz w:val="24"/>
    </w:rPr>
  </w:style>
  <w:style w:type="paragraph" w:customStyle="1" w:styleId="NRELBlock">
    <w:name w:val="NREL_Block"/>
    <w:next w:val="NRELBodyText"/>
    <w:link w:val="NRELBlockChar"/>
    <w:qFormat/>
    <w:rsid w:val="002518F4"/>
    <w:pPr>
      <w:spacing w:after="120"/>
      <w:ind w:left="720" w:right="720"/>
    </w:pPr>
    <w:rPr>
      <w:rFonts w:eastAsia="Times"/>
      <w:color w:val="000000" w:themeColor="text1"/>
      <w:sz w:val="24"/>
    </w:rPr>
  </w:style>
  <w:style w:type="character" w:customStyle="1" w:styleId="NRELBlockChar">
    <w:name w:val="NREL_Block Char"/>
    <w:basedOn w:val="NRELBodyTextCharChar"/>
    <w:link w:val="NRELBlock"/>
    <w:rsid w:val="002518F4"/>
    <w:rPr>
      <w:rFonts w:eastAsia="Times"/>
      <w:color w:val="000000" w:themeColor="text1"/>
      <w:sz w:val="24"/>
    </w:rPr>
  </w:style>
  <w:style w:type="paragraph" w:customStyle="1" w:styleId="NRELBullet02">
    <w:name w:val="NREL_Bullet_02"/>
    <w:basedOn w:val="ListBullet"/>
    <w:link w:val="NRELBullet02Char"/>
    <w:qFormat/>
    <w:rsid w:val="002518F4"/>
    <w:pPr>
      <w:numPr>
        <w:numId w:val="2"/>
      </w:numPr>
      <w:spacing w:after="120"/>
      <w:ind w:left="1440"/>
      <w:contextualSpacing w:val="0"/>
    </w:pPr>
    <w:rPr>
      <w:rFonts w:eastAsia="Times"/>
      <w:color w:val="000000" w:themeColor="text1"/>
    </w:rPr>
  </w:style>
  <w:style w:type="character" w:customStyle="1" w:styleId="NRELBullet02Char">
    <w:name w:val="NREL_Bullet_02 Char"/>
    <w:basedOn w:val="NRELBodyTextCharChar"/>
    <w:link w:val="NRELBullet02"/>
    <w:rsid w:val="002518F4"/>
    <w:rPr>
      <w:rFonts w:eastAsia="Times"/>
      <w:color w:val="000000" w:themeColor="text1"/>
      <w:sz w:val="24"/>
      <w:szCs w:val="24"/>
    </w:rPr>
  </w:style>
  <w:style w:type="paragraph" w:customStyle="1" w:styleId="NRELBullet03">
    <w:name w:val="NREL_Bullet_03"/>
    <w:basedOn w:val="ListBullet"/>
    <w:qFormat/>
    <w:rsid w:val="002518F4"/>
    <w:pPr>
      <w:numPr>
        <w:numId w:val="6"/>
      </w:numPr>
      <w:spacing w:after="120"/>
      <w:ind w:left="2160"/>
    </w:pPr>
    <w:rPr>
      <w:rFonts w:eastAsia="Times"/>
      <w:color w:val="000000" w:themeColor="text1"/>
    </w:rPr>
  </w:style>
  <w:style w:type="paragraph" w:customStyle="1" w:styleId="NRELTOC03">
    <w:name w:val="NREL_TOC_03"/>
    <w:link w:val="NRELTOC03Char"/>
    <w:qFormat/>
    <w:rsid w:val="002518F4"/>
    <w:pPr>
      <w:tabs>
        <w:tab w:val="right" w:leader="dot" w:pos="9360"/>
      </w:tabs>
      <w:ind w:left="1584" w:hanging="720"/>
    </w:pPr>
    <w:rPr>
      <w:color w:val="000000" w:themeColor="text1"/>
      <w:sz w:val="22"/>
      <w:szCs w:val="22"/>
    </w:rPr>
  </w:style>
  <w:style w:type="character" w:customStyle="1" w:styleId="NRELTOC03Char">
    <w:name w:val="NREL_TOC_03 Char"/>
    <w:basedOn w:val="DefaultParagraphFont"/>
    <w:link w:val="NRELTOC03"/>
    <w:rsid w:val="002518F4"/>
    <w:rPr>
      <w:color w:val="000000" w:themeColor="text1"/>
      <w:sz w:val="22"/>
      <w:szCs w:val="22"/>
    </w:rPr>
  </w:style>
  <w:style w:type="paragraph" w:customStyle="1" w:styleId="NRELList01">
    <w:name w:val="NREL_List_01"/>
    <w:qFormat/>
    <w:rsid w:val="002518F4"/>
    <w:pPr>
      <w:numPr>
        <w:numId w:val="1"/>
      </w:numPr>
      <w:spacing w:after="120"/>
    </w:pPr>
    <w:rPr>
      <w:color w:val="000000" w:themeColor="text1"/>
      <w:sz w:val="24"/>
      <w:szCs w:val="24"/>
    </w:rPr>
  </w:style>
  <w:style w:type="paragraph" w:customStyle="1" w:styleId="NRELList02">
    <w:name w:val="NREL_List_02"/>
    <w:qFormat/>
    <w:rsid w:val="002518F4"/>
    <w:pPr>
      <w:numPr>
        <w:numId w:val="4"/>
      </w:numPr>
      <w:tabs>
        <w:tab w:val="clear" w:pos="2880"/>
      </w:tabs>
      <w:spacing w:after="120"/>
    </w:pPr>
    <w:rPr>
      <w:color w:val="000000" w:themeColor="text1"/>
      <w:sz w:val="24"/>
      <w:szCs w:val="24"/>
    </w:rPr>
  </w:style>
  <w:style w:type="paragraph" w:customStyle="1" w:styleId="NRELList03">
    <w:name w:val="NREL_List_03"/>
    <w:link w:val="NRELList03Char"/>
    <w:qFormat/>
    <w:rsid w:val="002518F4"/>
    <w:pPr>
      <w:numPr>
        <w:numId w:val="5"/>
      </w:numPr>
      <w:tabs>
        <w:tab w:val="left" w:pos="1080"/>
      </w:tabs>
      <w:spacing w:after="120"/>
    </w:pPr>
    <w:rPr>
      <w:color w:val="000000" w:themeColor="text1"/>
      <w:sz w:val="24"/>
      <w:szCs w:val="24"/>
    </w:rPr>
  </w:style>
  <w:style w:type="character" w:customStyle="1" w:styleId="NRELList03Char">
    <w:name w:val="NREL_List_03 Char"/>
    <w:basedOn w:val="DefaultParagraphFont"/>
    <w:link w:val="NRELList03"/>
    <w:rsid w:val="002518F4"/>
    <w:rPr>
      <w:color w:val="000000" w:themeColor="text1"/>
      <w:sz w:val="24"/>
      <w:szCs w:val="24"/>
    </w:rPr>
  </w:style>
  <w:style w:type="paragraph" w:customStyle="1" w:styleId="NRELIndex">
    <w:name w:val="NREL_Index"/>
    <w:qFormat/>
    <w:rsid w:val="002518F4"/>
    <w:pPr>
      <w:tabs>
        <w:tab w:val="right" w:leader="dot" w:pos="9360"/>
        <w:tab w:val="right" w:leader="dot" w:pos="10080"/>
      </w:tabs>
    </w:pPr>
    <w:rPr>
      <w:rFonts w:eastAsia="Times"/>
      <w:color w:val="000000" w:themeColor="text1"/>
      <w:sz w:val="24"/>
      <w:szCs w:val="22"/>
    </w:rPr>
  </w:style>
  <w:style w:type="paragraph" w:customStyle="1" w:styleId="NRELFootnoteEndnote">
    <w:name w:val="NREL_Footnote_Endnote"/>
    <w:qFormat/>
    <w:rsid w:val="002518F4"/>
    <w:rPr>
      <w:color w:val="000000" w:themeColor="text1"/>
    </w:rPr>
  </w:style>
  <w:style w:type="paragraph" w:customStyle="1" w:styleId="NRELFigureCaption">
    <w:name w:val="NREL_Figure_Caption"/>
    <w:basedOn w:val="Caption"/>
    <w:next w:val="NRELBodyText"/>
    <w:qFormat/>
    <w:rsid w:val="002518F4"/>
    <w:pPr>
      <w:keepLines/>
      <w:spacing w:before="120" w:after="120"/>
      <w:jc w:val="center"/>
    </w:pPr>
    <w:rPr>
      <w:rFonts w:ascii="Arial" w:hAnsi="Arial"/>
      <w:b/>
      <w:i w:val="0"/>
      <w:color w:val="000000" w:themeColor="text1"/>
      <w:sz w:val="20"/>
      <w:szCs w:val="24"/>
    </w:rPr>
  </w:style>
  <w:style w:type="paragraph" w:styleId="Footer">
    <w:name w:val="footer"/>
    <w:basedOn w:val="Normal"/>
    <w:link w:val="FooterChar"/>
    <w:uiPriority w:val="99"/>
    <w:rsid w:val="002518F4"/>
    <w:pPr>
      <w:tabs>
        <w:tab w:val="center" w:pos="4680"/>
        <w:tab w:val="right" w:pos="9360"/>
      </w:tabs>
    </w:pPr>
  </w:style>
  <w:style w:type="character" w:customStyle="1" w:styleId="FooterChar">
    <w:name w:val="Footer Char"/>
    <w:basedOn w:val="DefaultParagraphFont"/>
    <w:link w:val="Footer"/>
    <w:uiPriority w:val="99"/>
    <w:rsid w:val="002518F4"/>
    <w:rPr>
      <w:sz w:val="24"/>
      <w:szCs w:val="24"/>
    </w:rPr>
  </w:style>
  <w:style w:type="paragraph" w:customStyle="1" w:styleId="NRELReference">
    <w:name w:val="NREL_Reference"/>
    <w:qFormat/>
    <w:rsid w:val="002518F4"/>
    <w:pPr>
      <w:keepLines/>
      <w:spacing w:after="240"/>
    </w:pPr>
    <w:rPr>
      <w:color w:val="000000" w:themeColor="text1"/>
      <w:kern w:val="28"/>
      <w:sz w:val="24"/>
      <w:szCs w:val="24"/>
    </w:rPr>
  </w:style>
  <w:style w:type="paragraph" w:customStyle="1" w:styleId="NRELEquation">
    <w:name w:val="NREL_Equation"/>
    <w:next w:val="NRELBodyText"/>
    <w:qFormat/>
    <w:rsid w:val="002518F4"/>
    <w:pPr>
      <w:spacing w:after="240"/>
      <w:ind w:left="720"/>
    </w:pPr>
    <w:rPr>
      <w:color w:val="000000" w:themeColor="text1"/>
      <w:sz w:val="24"/>
      <w:szCs w:val="24"/>
    </w:rPr>
  </w:style>
  <w:style w:type="paragraph" w:customStyle="1" w:styleId="NRELByline">
    <w:name w:val="NREL_Byline"/>
    <w:qFormat/>
    <w:rsid w:val="002518F4"/>
    <w:pPr>
      <w:spacing w:after="240"/>
      <w:jc w:val="center"/>
    </w:pPr>
    <w:rPr>
      <w:rFonts w:ascii="Arial" w:hAnsi="Arial"/>
      <w:b/>
      <w:i/>
      <w:color w:val="000000" w:themeColor="text1"/>
      <w:szCs w:val="28"/>
    </w:rPr>
  </w:style>
  <w:style w:type="paragraph" w:customStyle="1" w:styleId="NRELHead05">
    <w:name w:val="NREL_Head_05"/>
    <w:basedOn w:val="Heading6"/>
    <w:next w:val="NRELBodyText"/>
    <w:qFormat/>
    <w:rsid w:val="002518F4"/>
    <w:pPr>
      <w:keepNext/>
      <w:outlineLvl w:val="4"/>
    </w:pPr>
    <w:rPr>
      <w:rFonts w:eastAsia="Times"/>
      <w:color w:val="000000" w:themeColor="text1"/>
      <w:sz w:val="24"/>
    </w:rPr>
  </w:style>
  <w:style w:type="paragraph" w:customStyle="1" w:styleId="NRELHead06">
    <w:name w:val="NREL_Head_06"/>
    <w:basedOn w:val="Heading7"/>
    <w:next w:val="NRELBodyText"/>
    <w:qFormat/>
    <w:rsid w:val="002518F4"/>
    <w:pPr>
      <w:keepNext/>
      <w:outlineLvl w:val="5"/>
    </w:pPr>
    <w:rPr>
      <w:rFonts w:eastAsia="Times"/>
      <w:b/>
      <w:i/>
      <w:color w:val="000000" w:themeColor="text1"/>
    </w:rPr>
  </w:style>
  <w:style w:type="paragraph" w:customStyle="1" w:styleId="NRELHead07">
    <w:name w:val="NREL_Head_07"/>
    <w:basedOn w:val="Heading8"/>
    <w:next w:val="NRELBodyText"/>
    <w:qFormat/>
    <w:rsid w:val="002518F4"/>
    <w:pPr>
      <w:keepNext/>
      <w:numPr>
        <w:ilvl w:val="0"/>
        <w:numId w:val="0"/>
      </w:numPr>
      <w:outlineLvl w:val="6"/>
    </w:pPr>
    <w:rPr>
      <w:rFonts w:eastAsia="Times"/>
      <w:color w:val="000000" w:themeColor="text1"/>
    </w:rPr>
  </w:style>
  <w:style w:type="character" w:styleId="Hyperlink">
    <w:name w:val="Hyperlink"/>
    <w:basedOn w:val="DefaultParagraphFont"/>
    <w:uiPriority w:val="99"/>
    <w:rsid w:val="002518F4"/>
    <w:rPr>
      <w:color w:val="0000FF"/>
      <w:u w:val="single"/>
    </w:rPr>
  </w:style>
  <w:style w:type="paragraph" w:customStyle="1" w:styleId="NRELPageNumber">
    <w:name w:val="NREL_Page_Number"/>
    <w:qFormat/>
    <w:rsid w:val="002518F4"/>
    <w:pPr>
      <w:spacing w:after="240"/>
      <w:jc w:val="center"/>
    </w:pPr>
    <w:rPr>
      <w:color w:val="000000" w:themeColor="text1"/>
      <w:sz w:val="24"/>
      <w:szCs w:val="24"/>
    </w:rPr>
  </w:style>
  <w:style w:type="paragraph" w:styleId="Header">
    <w:name w:val="header"/>
    <w:basedOn w:val="Normal"/>
    <w:link w:val="HeaderChar"/>
    <w:uiPriority w:val="99"/>
    <w:rsid w:val="002518F4"/>
    <w:pPr>
      <w:tabs>
        <w:tab w:val="center" w:pos="4680"/>
        <w:tab w:val="right" w:pos="9360"/>
      </w:tabs>
    </w:pPr>
  </w:style>
  <w:style w:type="character" w:customStyle="1" w:styleId="HeaderChar">
    <w:name w:val="Header Char"/>
    <w:basedOn w:val="DefaultParagraphFont"/>
    <w:link w:val="Header"/>
    <w:uiPriority w:val="99"/>
    <w:rsid w:val="002518F4"/>
    <w:rPr>
      <w:sz w:val="24"/>
      <w:szCs w:val="24"/>
    </w:rPr>
  </w:style>
  <w:style w:type="paragraph" w:customStyle="1" w:styleId="NRELHead01NotinTOC">
    <w:name w:val="NREL_Head_01_Not_in_TOC"/>
    <w:basedOn w:val="Heading2"/>
    <w:next w:val="NRELBodyText"/>
    <w:qFormat/>
    <w:rsid w:val="002518F4"/>
    <w:pPr>
      <w:outlineLvl w:val="0"/>
    </w:pPr>
    <w:rPr>
      <w:i w:val="0"/>
      <w:color w:val="0079BF"/>
      <w:sz w:val="36"/>
    </w:rPr>
  </w:style>
  <w:style w:type="paragraph" w:styleId="TableofFigures">
    <w:name w:val="table of figures"/>
    <w:aliases w:val="List of Tables"/>
    <w:basedOn w:val="NRELTOCFiguresandTables"/>
    <w:next w:val="NRELTOCFiguresandTables"/>
    <w:uiPriority w:val="99"/>
    <w:rsid w:val="002518F4"/>
  </w:style>
  <w:style w:type="table" w:styleId="TableGrid">
    <w:name w:val="Table Grid"/>
    <w:basedOn w:val="TableNormal"/>
    <w:uiPriority w:val="39"/>
    <w:rsid w:val="002518F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RELTOC01"/>
    <w:next w:val="NRELTOC01"/>
    <w:uiPriority w:val="39"/>
    <w:rsid w:val="002518F4"/>
  </w:style>
  <w:style w:type="paragraph" w:styleId="TOC2">
    <w:name w:val="toc 2"/>
    <w:basedOn w:val="NRELTOC02"/>
    <w:next w:val="NRELTOC02"/>
    <w:uiPriority w:val="39"/>
    <w:rsid w:val="002518F4"/>
  </w:style>
  <w:style w:type="paragraph" w:styleId="TOC3">
    <w:name w:val="toc 3"/>
    <w:basedOn w:val="NRELTOC03"/>
    <w:next w:val="NRELTOC03"/>
    <w:uiPriority w:val="39"/>
    <w:rsid w:val="002518F4"/>
  </w:style>
  <w:style w:type="paragraph" w:customStyle="1" w:styleId="NRELFigureImageCentered">
    <w:name w:val="NREL_Figure/Image_Centered"/>
    <w:next w:val="NRELFigureCaption"/>
    <w:rsid w:val="002518F4"/>
    <w:pPr>
      <w:keepNext/>
      <w:jc w:val="center"/>
    </w:pPr>
    <w:rPr>
      <w:color w:val="000000" w:themeColor="text1"/>
      <w:sz w:val="24"/>
    </w:rPr>
  </w:style>
  <w:style w:type="character" w:styleId="FootnoteReference">
    <w:name w:val="footnote reference"/>
    <w:basedOn w:val="DefaultParagraphFont"/>
    <w:uiPriority w:val="99"/>
    <w:rsid w:val="002518F4"/>
    <w:rPr>
      <w:vertAlign w:val="superscript"/>
    </w:rPr>
  </w:style>
  <w:style w:type="paragraph" w:customStyle="1" w:styleId="BasicParagraph">
    <w:name w:val="[Basic Paragraph]"/>
    <w:basedOn w:val="Normal"/>
    <w:uiPriority w:val="99"/>
    <w:rsid w:val="002518F4"/>
    <w:pPr>
      <w:autoSpaceDE w:val="0"/>
      <w:autoSpaceDN w:val="0"/>
      <w:adjustRightInd w:val="0"/>
      <w:spacing w:line="288" w:lineRule="auto"/>
      <w:textAlignment w:val="center"/>
    </w:pPr>
    <w:rPr>
      <w:rFonts w:ascii="Times-Roman" w:eastAsiaTheme="minorHAnsi" w:hAnsi="Times-Roman" w:cs="Times-Roman"/>
      <w:color w:val="000000"/>
    </w:rPr>
  </w:style>
  <w:style w:type="paragraph" w:styleId="BalloonText">
    <w:name w:val="Balloon Text"/>
    <w:link w:val="BalloonTextChar"/>
    <w:rsid w:val="002518F4"/>
    <w:rPr>
      <w:rFonts w:asciiTheme="minorHAnsi" w:hAnsiTheme="minorHAnsi" w:cs="Tahoma"/>
      <w:color w:val="000000" w:themeColor="text1"/>
      <w:szCs w:val="16"/>
    </w:rPr>
  </w:style>
  <w:style w:type="character" w:customStyle="1" w:styleId="BalloonTextChar">
    <w:name w:val="Balloon Text Char"/>
    <w:basedOn w:val="DefaultParagraphFont"/>
    <w:link w:val="BalloonText"/>
    <w:rsid w:val="002518F4"/>
    <w:rPr>
      <w:rFonts w:asciiTheme="minorHAnsi" w:hAnsiTheme="minorHAnsi" w:cs="Tahoma"/>
      <w:color w:val="000000" w:themeColor="text1"/>
      <w:szCs w:val="16"/>
    </w:rPr>
  </w:style>
  <w:style w:type="paragraph" w:customStyle="1" w:styleId="NRELTableContent">
    <w:name w:val="NREL_Table_Content"/>
    <w:qFormat/>
    <w:rsid w:val="002518F4"/>
    <w:pPr>
      <w:spacing w:before="60" w:after="60"/>
    </w:pPr>
    <w:rPr>
      <w:rFonts w:ascii="Arial" w:hAnsi="Arial" w:cs="Arial"/>
      <w:bCs/>
      <w:color w:val="000000" w:themeColor="text1"/>
      <w:szCs w:val="22"/>
    </w:rPr>
  </w:style>
  <w:style w:type="paragraph" w:customStyle="1" w:styleId="xLineSpacer">
    <w:name w:val="xLine_Spacer"/>
    <w:qFormat/>
    <w:rsid w:val="002518F4"/>
    <w:rPr>
      <w:noProof/>
      <w:color w:val="000000" w:themeColor="text1"/>
      <w:sz w:val="24"/>
      <w:szCs w:val="24"/>
    </w:rPr>
  </w:style>
  <w:style w:type="paragraph" w:customStyle="1" w:styleId="xNRELTemplateInstructions">
    <w:name w:val="xNREL_Template_Instructions"/>
    <w:basedOn w:val="BasicParagraph"/>
    <w:qFormat/>
    <w:rsid w:val="002518F4"/>
    <w:pPr>
      <w:spacing w:before="240" w:after="240" w:line="240" w:lineRule="auto"/>
    </w:pPr>
    <w:rPr>
      <w:rFonts w:eastAsia="Times"/>
      <w:color w:val="FF0000"/>
    </w:rPr>
  </w:style>
  <w:style w:type="paragraph" w:customStyle="1" w:styleId="NRELHead01Numbered">
    <w:name w:val="NREL_Head_01_Numbered"/>
    <w:basedOn w:val="Heading2"/>
    <w:next w:val="NRELBodyText"/>
    <w:qFormat/>
    <w:rsid w:val="002518F4"/>
    <w:pPr>
      <w:numPr>
        <w:numId w:val="7"/>
      </w:numPr>
      <w:outlineLvl w:val="0"/>
    </w:pPr>
    <w:rPr>
      <w:rFonts w:eastAsia="Times"/>
      <w:i w:val="0"/>
      <w:color w:val="0079BF"/>
      <w:kern w:val="24"/>
      <w:sz w:val="36"/>
    </w:rPr>
  </w:style>
  <w:style w:type="paragraph" w:customStyle="1" w:styleId="NRELHead02Numbered">
    <w:name w:val="NREL_Head_02_Numbered"/>
    <w:basedOn w:val="Heading3"/>
    <w:next w:val="NRELBodyText"/>
    <w:qFormat/>
    <w:rsid w:val="002518F4"/>
    <w:pPr>
      <w:numPr>
        <w:ilvl w:val="1"/>
        <w:numId w:val="7"/>
      </w:numPr>
      <w:tabs>
        <w:tab w:val="clear" w:pos="3906"/>
        <w:tab w:val="num" w:pos="576"/>
      </w:tabs>
      <w:ind w:left="576"/>
      <w:outlineLvl w:val="1"/>
    </w:pPr>
    <w:rPr>
      <w:rFonts w:eastAsia="Times"/>
      <w:color w:val="0079BF"/>
      <w:sz w:val="28"/>
    </w:rPr>
  </w:style>
  <w:style w:type="paragraph" w:customStyle="1" w:styleId="NRELHead03Numbered">
    <w:name w:val="NREL_Head_03_Numbered"/>
    <w:basedOn w:val="Heading4"/>
    <w:next w:val="NRELBodyText"/>
    <w:qFormat/>
    <w:rsid w:val="002518F4"/>
    <w:pPr>
      <w:numPr>
        <w:ilvl w:val="2"/>
        <w:numId w:val="7"/>
      </w:numPr>
      <w:outlineLvl w:val="2"/>
    </w:pPr>
    <w:rPr>
      <w:rFonts w:ascii="Arial" w:eastAsia="Times" w:hAnsi="Arial"/>
      <w:i/>
      <w:color w:val="0079BF"/>
      <w:sz w:val="24"/>
    </w:rPr>
  </w:style>
  <w:style w:type="paragraph" w:customStyle="1" w:styleId="NRELHead04Numbered">
    <w:name w:val="NREL_Head_04_Numbered"/>
    <w:basedOn w:val="Heading5"/>
    <w:next w:val="NRELBodyText"/>
    <w:qFormat/>
    <w:rsid w:val="002518F4"/>
    <w:pPr>
      <w:keepNext/>
      <w:numPr>
        <w:ilvl w:val="3"/>
        <w:numId w:val="7"/>
      </w:numPr>
      <w:outlineLvl w:val="3"/>
    </w:pPr>
    <w:rPr>
      <w:rFonts w:ascii="Arial" w:eastAsia="Times" w:hAnsi="Arial"/>
      <w:b w:val="0"/>
      <w:bCs w:val="0"/>
      <w:color w:val="0079BF"/>
      <w:sz w:val="24"/>
    </w:rPr>
  </w:style>
  <w:style w:type="paragraph" w:customStyle="1" w:styleId="NRELHead05Numbered">
    <w:name w:val="NREL_Head_05_Numbered"/>
    <w:basedOn w:val="Heading6"/>
    <w:next w:val="NRELBodyText"/>
    <w:qFormat/>
    <w:rsid w:val="002518F4"/>
    <w:pPr>
      <w:keepNext/>
      <w:numPr>
        <w:ilvl w:val="4"/>
        <w:numId w:val="7"/>
      </w:numPr>
      <w:outlineLvl w:val="4"/>
    </w:pPr>
    <w:rPr>
      <w:rFonts w:eastAsia="Times"/>
      <w:color w:val="000000" w:themeColor="text1"/>
      <w:sz w:val="24"/>
    </w:rPr>
  </w:style>
  <w:style w:type="paragraph" w:customStyle="1" w:styleId="NRELHead06Numbered">
    <w:name w:val="NREL_Head_06_Numbered"/>
    <w:basedOn w:val="Heading7"/>
    <w:next w:val="NRELBodyText"/>
    <w:qFormat/>
    <w:rsid w:val="002518F4"/>
    <w:pPr>
      <w:keepNext/>
      <w:numPr>
        <w:ilvl w:val="5"/>
        <w:numId w:val="7"/>
      </w:numPr>
      <w:outlineLvl w:val="5"/>
    </w:pPr>
    <w:rPr>
      <w:rFonts w:eastAsia="Times"/>
      <w:b/>
      <w:i/>
      <w:color w:val="000000" w:themeColor="text1"/>
    </w:rPr>
  </w:style>
  <w:style w:type="paragraph" w:customStyle="1" w:styleId="NRELHead07Numbered">
    <w:name w:val="NREL_Head_07_Numbered"/>
    <w:basedOn w:val="Heading8"/>
    <w:next w:val="NRELBodyText"/>
    <w:qFormat/>
    <w:rsid w:val="002518F4"/>
    <w:pPr>
      <w:keepNext/>
      <w:numPr>
        <w:ilvl w:val="6"/>
      </w:numPr>
      <w:outlineLvl w:val="6"/>
    </w:pPr>
    <w:rPr>
      <w:rFonts w:eastAsia="Times"/>
      <w:color w:val="000000" w:themeColor="text1"/>
    </w:rPr>
  </w:style>
  <w:style w:type="character" w:styleId="FollowedHyperlink">
    <w:name w:val="FollowedHyperlink"/>
    <w:basedOn w:val="DefaultParagraphFont"/>
    <w:rsid w:val="002518F4"/>
    <w:rPr>
      <w:color w:val="800080" w:themeColor="followedHyperlink"/>
      <w:u w:val="single"/>
    </w:rPr>
  </w:style>
  <w:style w:type="paragraph" w:customStyle="1" w:styleId="NRELTableHeader">
    <w:name w:val="NREL_Table_Header"/>
    <w:basedOn w:val="Normal"/>
    <w:next w:val="NRELTableContent"/>
    <w:qFormat/>
    <w:rsid w:val="002518F4"/>
    <w:pPr>
      <w:spacing w:before="60" w:after="60"/>
    </w:pPr>
    <w:rPr>
      <w:rFonts w:ascii="Arial" w:hAnsi="Arial"/>
      <w:b/>
      <w:sz w:val="20"/>
    </w:rPr>
  </w:style>
  <w:style w:type="paragraph" w:customStyle="1" w:styleId="NRELTOCFiguresandTables">
    <w:name w:val="NREL_TOC_Figures_and_Tables"/>
    <w:qFormat/>
    <w:rsid w:val="002518F4"/>
    <w:pPr>
      <w:tabs>
        <w:tab w:val="left" w:pos="1152"/>
        <w:tab w:val="right" w:leader="dot" w:pos="9360"/>
      </w:tabs>
      <w:ind w:left="1152" w:hanging="1152"/>
    </w:pPr>
    <w:rPr>
      <w:rFonts w:eastAsia="Times"/>
      <w:color w:val="000000" w:themeColor="text1"/>
      <w:kern w:val="28"/>
      <w:sz w:val="22"/>
    </w:rPr>
  </w:style>
  <w:style w:type="paragraph" w:styleId="Caption">
    <w:name w:val="caption"/>
    <w:basedOn w:val="Normal"/>
    <w:next w:val="Normal"/>
    <w:uiPriority w:val="35"/>
    <w:unhideWhenUsed/>
    <w:qFormat/>
    <w:rsid w:val="002518F4"/>
    <w:pPr>
      <w:spacing w:after="200"/>
    </w:pPr>
    <w:rPr>
      <w:i/>
      <w:iCs/>
      <w:color w:val="1F497D" w:themeColor="text2"/>
      <w:sz w:val="18"/>
      <w:szCs w:val="18"/>
    </w:rPr>
  </w:style>
  <w:style w:type="paragraph" w:styleId="ListBullet">
    <w:name w:val="List Bullet"/>
    <w:basedOn w:val="Normal"/>
    <w:semiHidden/>
    <w:unhideWhenUsed/>
    <w:rsid w:val="002518F4"/>
    <w:pPr>
      <w:numPr>
        <w:numId w:val="8"/>
      </w:numPr>
      <w:contextualSpacing/>
    </w:pPr>
  </w:style>
  <w:style w:type="table" w:customStyle="1" w:styleId="NRELTableStylePlain">
    <w:name w:val="NREL_Table_Style_Plain"/>
    <w:basedOn w:val="TableNormal"/>
    <w:uiPriority w:val="99"/>
    <w:rsid w:val="002518F4"/>
    <w:rPr>
      <w:rFonts w:ascii="Arial" w:hAnsi="Arial"/>
    </w:rPr>
    <w:tblPr/>
    <w:tblStylePr w:type="firstRow">
      <w:rPr>
        <w:rFonts w:ascii="Arial" w:hAnsi="Arial"/>
        <w:b/>
        <w:sz w:val="20"/>
      </w:rPr>
    </w:tblStylePr>
  </w:style>
  <w:style w:type="paragraph" w:customStyle="1" w:styleId="NRELTitlePlaceholder">
    <w:name w:val="NREL_Title_Placeholder"/>
    <w:basedOn w:val="Heading1"/>
    <w:next w:val="BasicParagraph"/>
    <w:qFormat/>
    <w:rsid w:val="002518F4"/>
    <w:pPr>
      <w:spacing w:after="240"/>
      <w:jc w:val="center"/>
      <w:outlineLvl w:val="9"/>
    </w:pPr>
    <w:rPr>
      <w:color w:val="0070C0"/>
      <w:sz w:val="40"/>
    </w:rPr>
  </w:style>
  <w:style w:type="paragraph" w:customStyle="1" w:styleId="NRELGlossaryHead">
    <w:name w:val="NREL_Glossary_Head"/>
    <w:basedOn w:val="NRELBodyText"/>
    <w:next w:val="NRELBodyText"/>
    <w:qFormat/>
    <w:rsid w:val="002518F4"/>
    <w:rPr>
      <w:b/>
    </w:rPr>
  </w:style>
  <w:style w:type="paragraph" w:customStyle="1" w:styleId="NRELNoCostFooter">
    <w:name w:val="NREL_NoCost_Footer"/>
    <w:next w:val="Normal"/>
    <w:qFormat/>
    <w:rsid w:val="002518F4"/>
    <w:rPr>
      <w:rFonts w:ascii="Arial" w:hAnsi="Arial"/>
      <w:color w:val="808080" w:themeColor="background1" w:themeShade="80"/>
      <w:sz w:val="18"/>
      <w:szCs w:val="24"/>
    </w:rPr>
  </w:style>
  <w:style w:type="paragraph" w:customStyle="1" w:styleId="NRELFigureNote">
    <w:name w:val="NREL_Figure_Note"/>
    <w:basedOn w:val="NRELFigureCaption"/>
    <w:qFormat/>
    <w:rsid w:val="002518F4"/>
    <w:rPr>
      <w:b w:val="0"/>
      <w:iCs w:val="0"/>
      <w:sz w:val="18"/>
    </w:rPr>
  </w:style>
  <w:style w:type="paragraph" w:customStyle="1" w:styleId="NRELHead01Appendix">
    <w:name w:val="NREL_Head_01_Appendix"/>
    <w:next w:val="NRELBodyText"/>
    <w:qFormat/>
    <w:rsid w:val="002518F4"/>
    <w:pPr>
      <w:keepNext/>
      <w:pageBreakBefore/>
      <w:numPr>
        <w:numId w:val="9"/>
      </w:numPr>
      <w:tabs>
        <w:tab w:val="left" w:pos="720"/>
        <w:tab w:val="left" w:pos="2250"/>
      </w:tabs>
      <w:outlineLvl w:val="0"/>
    </w:pPr>
    <w:rPr>
      <w:rFonts w:ascii="Arial" w:eastAsia="Times" w:hAnsi="Arial" w:cs="Arial"/>
      <w:b/>
      <w:color w:val="0079C1"/>
      <w:kern w:val="24"/>
      <w:sz w:val="36"/>
    </w:rPr>
  </w:style>
  <w:style w:type="paragraph" w:customStyle="1" w:styleId="NRELHead02Appendix">
    <w:name w:val="NREL_Head_02_Appendix"/>
    <w:next w:val="NRELBodyText"/>
    <w:qFormat/>
    <w:rsid w:val="002518F4"/>
    <w:pPr>
      <w:keepNext/>
      <w:numPr>
        <w:ilvl w:val="1"/>
        <w:numId w:val="9"/>
      </w:numPr>
      <w:tabs>
        <w:tab w:val="clear" w:pos="720"/>
        <w:tab w:val="num" w:pos="540"/>
      </w:tabs>
    </w:pPr>
    <w:rPr>
      <w:rFonts w:ascii="Arial" w:eastAsia="Times" w:hAnsi="Arial" w:cs="Arial"/>
      <w:b/>
      <w:color w:val="0079BF"/>
      <w:sz w:val="28"/>
    </w:rPr>
  </w:style>
  <w:style w:type="character" w:styleId="CommentReference">
    <w:name w:val="annotation reference"/>
    <w:basedOn w:val="DefaultParagraphFont"/>
    <w:uiPriority w:val="99"/>
    <w:semiHidden/>
    <w:unhideWhenUsed/>
    <w:rsid w:val="002518F4"/>
    <w:rPr>
      <w:sz w:val="16"/>
      <w:szCs w:val="16"/>
    </w:rPr>
  </w:style>
  <w:style w:type="paragraph" w:styleId="CommentText">
    <w:name w:val="annotation text"/>
    <w:basedOn w:val="Normal"/>
    <w:link w:val="CommentTextChar"/>
    <w:uiPriority w:val="99"/>
    <w:unhideWhenUsed/>
    <w:rsid w:val="002518F4"/>
    <w:rPr>
      <w:sz w:val="20"/>
      <w:szCs w:val="20"/>
    </w:rPr>
  </w:style>
  <w:style w:type="character" w:customStyle="1" w:styleId="CommentTextChar">
    <w:name w:val="Comment Text Char"/>
    <w:basedOn w:val="DefaultParagraphFont"/>
    <w:link w:val="CommentText"/>
    <w:uiPriority w:val="99"/>
    <w:rsid w:val="002518F4"/>
  </w:style>
  <w:style w:type="paragraph" w:styleId="CommentSubject">
    <w:name w:val="annotation subject"/>
    <w:basedOn w:val="CommentText"/>
    <w:next w:val="CommentText"/>
    <w:link w:val="CommentSubjectChar"/>
    <w:uiPriority w:val="99"/>
    <w:semiHidden/>
    <w:unhideWhenUsed/>
    <w:rsid w:val="002518F4"/>
    <w:rPr>
      <w:b/>
      <w:bCs/>
    </w:rPr>
  </w:style>
  <w:style w:type="character" w:customStyle="1" w:styleId="CommentSubjectChar">
    <w:name w:val="Comment Subject Char"/>
    <w:basedOn w:val="CommentTextChar"/>
    <w:link w:val="CommentSubject"/>
    <w:uiPriority w:val="99"/>
    <w:semiHidden/>
    <w:rsid w:val="002518F4"/>
    <w:rPr>
      <w:b/>
      <w:bCs/>
    </w:rPr>
  </w:style>
  <w:style w:type="paragraph" w:styleId="Revision">
    <w:name w:val="Revision"/>
    <w:hidden/>
    <w:uiPriority w:val="99"/>
    <w:semiHidden/>
    <w:rsid w:val="002518F4"/>
    <w:rPr>
      <w:sz w:val="24"/>
      <w:szCs w:val="24"/>
    </w:rPr>
  </w:style>
  <w:style w:type="character" w:styleId="UnresolvedMention">
    <w:name w:val="Unresolved Mention"/>
    <w:basedOn w:val="DefaultParagraphFont"/>
    <w:uiPriority w:val="99"/>
    <w:semiHidden/>
    <w:unhideWhenUsed/>
    <w:rsid w:val="002518F4"/>
    <w:rPr>
      <w:color w:val="605E5C"/>
      <w:shd w:val="clear" w:color="auto" w:fill="E1DFDD"/>
    </w:rPr>
  </w:style>
  <w:style w:type="paragraph" w:styleId="Subtitle">
    <w:name w:val="Subtitle"/>
    <w:basedOn w:val="Normal"/>
    <w:next w:val="Normal"/>
    <w:link w:val="SubtitleChar"/>
    <w:uiPriority w:val="11"/>
    <w:qFormat/>
    <w:rsid w:val="00A327EE"/>
    <w:pPr>
      <w:numPr>
        <w:ilvl w:val="1"/>
      </w:numPr>
      <w:spacing w:after="160" w:line="27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327EE"/>
    <w:rPr>
      <w:rFonts w:asciiTheme="minorHAnsi" w:eastAsiaTheme="minorEastAsia" w:hAnsiTheme="minorHAnsi" w:cstheme="minorBidi"/>
      <w:color w:val="5A5A5A" w:themeColor="text1" w:themeTint="A5"/>
      <w:spacing w:val="15"/>
      <w:sz w:val="22"/>
      <w:szCs w:val="22"/>
    </w:rPr>
  </w:style>
  <w:style w:type="paragraph" w:styleId="ListParagraph">
    <w:name w:val="List Paragraph"/>
    <w:basedOn w:val="Normal"/>
    <w:uiPriority w:val="34"/>
    <w:qFormat/>
    <w:rsid w:val="004507AB"/>
    <w:pPr>
      <w:ind w:left="720"/>
      <w:contextualSpacing/>
    </w:pPr>
  </w:style>
  <w:style w:type="paragraph" w:styleId="NoSpacing">
    <w:name w:val="No Spacing"/>
    <w:uiPriority w:val="1"/>
    <w:qFormat/>
    <w:rsid w:val="003F5773"/>
    <w:rPr>
      <w:sz w:val="24"/>
      <w:szCs w:val="24"/>
    </w:rPr>
  </w:style>
  <w:style w:type="paragraph" w:customStyle="1" w:styleId="figure">
    <w:name w:val="figure"/>
    <w:basedOn w:val="Normal"/>
    <w:link w:val="figureChar"/>
    <w:qFormat/>
    <w:rsid w:val="00054450"/>
    <w:pPr>
      <w:jc w:val="center"/>
      <w:textAlignment w:val="baseline"/>
    </w:pPr>
    <w:rPr>
      <w:i/>
      <w:iCs/>
      <w:color w:val="1F497D" w:themeColor="text2"/>
      <w:sz w:val="18"/>
      <w:szCs w:val="18"/>
    </w:rPr>
  </w:style>
  <w:style w:type="character" w:customStyle="1" w:styleId="figureChar">
    <w:name w:val="figure Char"/>
    <w:basedOn w:val="DefaultParagraphFont"/>
    <w:link w:val="figure"/>
    <w:rsid w:val="00054450"/>
    <w:rPr>
      <w:i/>
      <w:iCs/>
      <w:color w:val="1F497D" w:themeColor="text2"/>
      <w:sz w:val="18"/>
      <w:szCs w:val="18"/>
    </w:rPr>
  </w:style>
  <w:style w:type="paragraph" w:customStyle="1" w:styleId="Els-1storder-head">
    <w:name w:val="Els-1storder-head"/>
    <w:next w:val="Els-body-text"/>
    <w:rsid w:val="00640D1F"/>
    <w:pPr>
      <w:keepNext/>
      <w:numPr>
        <w:numId w:val="10"/>
      </w:numPr>
      <w:suppressAutoHyphens/>
      <w:spacing w:before="240" w:after="240" w:line="240" w:lineRule="exact"/>
    </w:pPr>
    <w:rPr>
      <w:rFonts w:eastAsia="SimSun"/>
      <w:b/>
    </w:rPr>
  </w:style>
  <w:style w:type="paragraph" w:customStyle="1" w:styleId="Els-2ndorder-head">
    <w:name w:val="Els-2ndorder-head"/>
    <w:next w:val="Els-body-text"/>
    <w:rsid w:val="00640D1F"/>
    <w:pPr>
      <w:keepNext/>
      <w:numPr>
        <w:ilvl w:val="1"/>
        <w:numId w:val="10"/>
      </w:numPr>
      <w:suppressAutoHyphens/>
      <w:spacing w:before="240" w:after="240" w:line="240" w:lineRule="exact"/>
    </w:pPr>
    <w:rPr>
      <w:rFonts w:eastAsia="SimSun"/>
      <w:i/>
    </w:rPr>
  </w:style>
  <w:style w:type="paragraph" w:customStyle="1" w:styleId="Els-3rdorder-head">
    <w:name w:val="Els-3rdorder-head"/>
    <w:next w:val="Els-body-text"/>
    <w:rsid w:val="00640D1F"/>
    <w:pPr>
      <w:keepNext/>
      <w:numPr>
        <w:ilvl w:val="2"/>
        <w:numId w:val="10"/>
      </w:numPr>
      <w:suppressAutoHyphens/>
      <w:spacing w:before="240" w:line="240" w:lineRule="exact"/>
      <w:ind w:left="0"/>
    </w:pPr>
    <w:rPr>
      <w:rFonts w:eastAsia="SimSun"/>
      <w:i/>
    </w:rPr>
  </w:style>
  <w:style w:type="paragraph" w:customStyle="1" w:styleId="Els-4thorder-head">
    <w:name w:val="Els-4thorder-head"/>
    <w:next w:val="Els-body-text"/>
    <w:rsid w:val="00640D1F"/>
    <w:pPr>
      <w:keepNext/>
      <w:numPr>
        <w:ilvl w:val="3"/>
        <w:numId w:val="10"/>
      </w:numPr>
      <w:suppressAutoHyphens/>
      <w:spacing w:before="240" w:line="240" w:lineRule="exact"/>
    </w:pPr>
    <w:rPr>
      <w:rFonts w:eastAsia="SimSun"/>
      <w:i/>
    </w:rPr>
  </w:style>
  <w:style w:type="paragraph" w:customStyle="1" w:styleId="Els-body-text">
    <w:name w:val="Els-body-text"/>
    <w:rsid w:val="00640D1F"/>
    <w:pPr>
      <w:spacing w:line="240" w:lineRule="exact"/>
      <w:ind w:firstLine="238"/>
      <w:jc w:val="both"/>
    </w:pPr>
    <w:rPr>
      <w:rFonts w:eastAsia="SimSun"/>
    </w:rPr>
  </w:style>
  <w:style w:type="paragraph" w:customStyle="1" w:styleId="Els-figure-caption">
    <w:name w:val="Els-figure-caption"/>
    <w:basedOn w:val="Normal"/>
    <w:qFormat/>
    <w:rsid w:val="00EF7A5C"/>
    <w:pPr>
      <w:keepLines/>
      <w:spacing w:before="200" w:after="240" w:line="200" w:lineRule="exact"/>
      <w:jc w:val="center"/>
    </w:pPr>
    <w:rPr>
      <w:rFonts w:eastAsia="SimSun"/>
      <w:sz w:val="16"/>
      <w:szCs w:val="20"/>
    </w:rPr>
  </w:style>
  <w:style w:type="paragraph" w:customStyle="1" w:styleId="Els-Abstract-head">
    <w:name w:val="Els-Abstract-head"/>
    <w:next w:val="Normal"/>
    <w:rsid w:val="00544BFA"/>
    <w:pPr>
      <w:keepNext/>
      <w:pBdr>
        <w:top w:val="single" w:sz="4" w:space="10" w:color="auto"/>
      </w:pBdr>
      <w:suppressAutoHyphens/>
      <w:spacing w:after="220" w:line="220" w:lineRule="exact"/>
    </w:pPr>
    <w:rPr>
      <w:rFonts w:eastAsia="SimSun"/>
      <w:b/>
      <w:sz w:val="18"/>
    </w:rPr>
  </w:style>
  <w:style w:type="paragraph" w:customStyle="1" w:styleId="Els-Abstract-text">
    <w:name w:val="Els-Abstract-text"/>
    <w:next w:val="Normal"/>
    <w:rsid w:val="00544BFA"/>
    <w:pPr>
      <w:spacing w:line="220" w:lineRule="exact"/>
      <w:jc w:val="both"/>
    </w:pPr>
    <w:rPr>
      <w:rFonts w:eastAsia="SimSun"/>
      <w:sz w:val="18"/>
    </w:rPr>
  </w:style>
  <w:style w:type="paragraph" w:customStyle="1" w:styleId="Els-acknowledgement">
    <w:name w:val="Els-acknowledgement"/>
    <w:next w:val="Normal"/>
    <w:rsid w:val="00544BFA"/>
    <w:pPr>
      <w:keepNext/>
      <w:spacing w:before="480" w:after="240" w:line="220" w:lineRule="exact"/>
    </w:pPr>
    <w:rPr>
      <w:rFonts w:eastAsia="SimSun"/>
      <w:b/>
    </w:rPr>
  </w:style>
  <w:style w:type="paragraph" w:customStyle="1" w:styleId="Els-Affiliation">
    <w:name w:val="Els-Affiliation"/>
    <w:next w:val="Els-Abstract-head"/>
    <w:rsid w:val="00544BFA"/>
    <w:pPr>
      <w:suppressAutoHyphens/>
      <w:spacing w:line="200" w:lineRule="exact"/>
      <w:jc w:val="center"/>
    </w:pPr>
    <w:rPr>
      <w:rFonts w:eastAsia="SimSun"/>
      <w:i/>
      <w:noProof/>
      <w:sz w:val="16"/>
    </w:rPr>
  </w:style>
  <w:style w:type="paragraph" w:customStyle="1" w:styleId="Els-Author">
    <w:name w:val="Els-Author"/>
    <w:next w:val="Normal"/>
    <w:rsid w:val="00544BFA"/>
    <w:pPr>
      <w:keepNext/>
      <w:suppressAutoHyphens/>
      <w:spacing w:after="160" w:line="300" w:lineRule="exact"/>
      <w:jc w:val="center"/>
    </w:pPr>
    <w:rPr>
      <w:rFonts w:eastAsia="SimSun"/>
      <w:noProof/>
      <w:sz w:val="26"/>
    </w:rPr>
  </w:style>
  <w:style w:type="paragraph" w:customStyle="1" w:styleId="Els-bulletlist">
    <w:name w:val="Els-bulletlist"/>
    <w:basedOn w:val="Els-body-text"/>
    <w:rsid w:val="00544BFA"/>
    <w:pPr>
      <w:numPr>
        <w:numId w:val="11"/>
      </w:numPr>
      <w:tabs>
        <w:tab w:val="left" w:pos="240"/>
      </w:tabs>
      <w:jc w:val="left"/>
    </w:pPr>
  </w:style>
  <w:style w:type="paragraph" w:customStyle="1" w:styleId="Els-caption">
    <w:name w:val="Els-caption"/>
    <w:rsid w:val="00544BFA"/>
    <w:pPr>
      <w:keepLines/>
      <w:spacing w:before="200" w:after="240" w:line="200" w:lineRule="exact"/>
    </w:pPr>
    <w:rPr>
      <w:rFonts w:eastAsia="SimSun"/>
      <w:sz w:val="16"/>
    </w:rPr>
  </w:style>
  <w:style w:type="paragraph" w:customStyle="1" w:styleId="Els-equation">
    <w:name w:val="Els-equation"/>
    <w:next w:val="Normal"/>
    <w:rsid w:val="00544BFA"/>
    <w:pPr>
      <w:widowControl w:val="0"/>
      <w:tabs>
        <w:tab w:val="right" w:pos="4320"/>
        <w:tab w:val="right" w:pos="9120"/>
      </w:tabs>
      <w:spacing w:before="240" w:after="240"/>
      <w:ind w:left="482"/>
    </w:pPr>
    <w:rPr>
      <w:rFonts w:eastAsia="SimSun"/>
      <w:i/>
      <w:noProof/>
    </w:rPr>
  </w:style>
  <w:style w:type="paragraph" w:customStyle="1" w:styleId="Els-footnote">
    <w:name w:val="Els-footnote"/>
    <w:rsid w:val="00544BFA"/>
    <w:pPr>
      <w:keepLines/>
      <w:widowControl w:val="0"/>
      <w:spacing w:line="200" w:lineRule="exact"/>
      <w:ind w:firstLine="240"/>
      <w:jc w:val="both"/>
    </w:pPr>
    <w:rPr>
      <w:rFonts w:eastAsia="SimSun"/>
      <w:sz w:val="16"/>
    </w:rPr>
  </w:style>
  <w:style w:type="paragraph" w:customStyle="1" w:styleId="Els-keywords">
    <w:name w:val="Els-keywords"/>
    <w:next w:val="Normal"/>
    <w:rsid w:val="00544BFA"/>
    <w:pPr>
      <w:pBdr>
        <w:bottom w:val="single" w:sz="4" w:space="10" w:color="auto"/>
      </w:pBdr>
      <w:spacing w:after="200" w:line="200" w:lineRule="exact"/>
    </w:pPr>
    <w:rPr>
      <w:rFonts w:eastAsia="SimSun"/>
      <w:noProof/>
      <w:sz w:val="16"/>
    </w:rPr>
  </w:style>
  <w:style w:type="paragraph" w:customStyle="1" w:styleId="Els-reference">
    <w:name w:val="Els-reference"/>
    <w:rsid w:val="00544BFA"/>
    <w:pPr>
      <w:tabs>
        <w:tab w:val="left" w:pos="312"/>
      </w:tabs>
      <w:spacing w:line="200" w:lineRule="exact"/>
      <w:ind w:left="312" w:hanging="312"/>
    </w:pPr>
    <w:rPr>
      <w:rFonts w:eastAsia="SimSun"/>
      <w:noProof/>
      <w:sz w:val="16"/>
    </w:rPr>
  </w:style>
  <w:style w:type="paragraph" w:customStyle="1" w:styleId="Els-reference-head">
    <w:name w:val="Els-reference-head"/>
    <w:next w:val="Els-reference"/>
    <w:rsid w:val="00544BFA"/>
    <w:pPr>
      <w:keepNext/>
      <w:spacing w:before="480" w:after="200" w:line="220" w:lineRule="exact"/>
    </w:pPr>
    <w:rPr>
      <w:rFonts w:eastAsia="SimSun"/>
      <w:b/>
    </w:rPr>
  </w:style>
  <w:style w:type="paragraph" w:customStyle="1" w:styleId="Els-table-text">
    <w:name w:val="Els-table-text"/>
    <w:rsid w:val="00544BFA"/>
    <w:pPr>
      <w:spacing w:after="80" w:line="200" w:lineRule="exact"/>
    </w:pPr>
    <w:rPr>
      <w:rFonts w:eastAsia="SimSun"/>
      <w:sz w:val="16"/>
    </w:rPr>
  </w:style>
  <w:style w:type="paragraph" w:customStyle="1" w:styleId="Els-Title">
    <w:name w:val="Els-Title"/>
    <w:next w:val="Els-Author"/>
    <w:autoRedefine/>
    <w:rsid w:val="00544BFA"/>
    <w:pPr>
      <w:suppressAutoHyphens/>
      <w:spacing w:after="240" w:line="400" w:lineRule="exact"/>
      <w:jc w:val="center"/>
    </w:pPr>
    <w:rPr>
      <w:rFonts w:eastAsia="SimSun"/>
      <w:sz w:val="34"/>
    </w:rPr>
  </w:style>
  <w:style w:type="paragraph" w:customStyle="1" w:styleId="Els-Abstract-Copyright">
    <w:name w:val="Els-Abstract-Copyright"/>
    <w:basedOn w:val="Els-Abstract-text"/>
    <w:rsid w:val="00544BFA"/>
    <w:pPr>
      <w:spacing w:after="220"/>
    </w:pPr>
  </w:style>
  <w:style w:type="character" w:styleId="PageNumber">
    <w:name w:val="page number"/>
    <w:basedOn w:val="DefaultParagraphFont"/>
    <w:uiPriority w:val="99"/>
    <w:semiHidden/>
    <w:unhideWhenUsed/>
    <w:rsid w:val="00544BFA"/>
  </w:style>
  <w:style w:type="character" w:styleId="PlaceholderText">
    <w:name w:val="Placeholder Text"/>
    <w:basedOn w:val="DefaultParagraphFont"/>
    <w:uiPriority w:val="99"/>
    <w:semiHidden/>
    <w:rsid w:val="00544BFA"/>
    <w:rPr>
      <w:color w:val="808080"/>
    </w:rPr>
  </w:style>
  <w:style w:type="paragraph" w:customStyle="1" w:styleId="Els-table-caption">
    <w:name w:val="Els-table-caption"/>
    <w:basedOn w:val="Els-caption"/>
    <w:qFormat/>
    <w:rsid w:val="00544BFA"/>
    <w:pPr>
      <w:keepNext/>
      <w:jc w:val="center"/>
    </w:pPr>
  </w:style>
  <w:style w:type="paragraph" w:styleId="FootnoteText">
    <w:name w:val="footnote text"/>
    <w:basedOn w:val="Normal"/>
    <w:link w:val="FootnoteTextChar"/>
    <w:uiPriority w:val="99"/>
    <w:semiHidden/>
    <w:unhideWhenUsed/>
    <w:rsid w:val="00544BF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544BFA"/>
    <w:rPr>
      <w:rFonts w:asciiTheme="minorHAnsi" w:eastAsiaTheme="minorHAnsi" w:hAnsiTheme="minorHAnsi" w:cstheme="minorBidi"/>
    </w:rPr>
  </w:style>
  <w:style w:type="paragraph" w:customStyle="1" w:styleId="paragraph">
    <w:name w:val="paragraph"/>
    <w:basedOn w:val="Normal"/>
    <w:rsid w:val="00544BFA"/>
    <w:pPr>
      <w:spacing w:before="100" w:beforeAutospacing="1" w:after="100" w:afterAutospacing="1"/>
    </w:pPr>
  </w:style>
  <w:style w:type="character" w:customStyle="1" w:styleId="eop">
    <w:name w:val="eop"/>
    <w:basedOn w:val="DefaultParagraphFont"/>
    <w:rsid w:val="00544BFA"/>
  </w:style>
  <w:style w:type="character" w:customStyle="1" w:styleId="normaltextrun">
    <w:name w:val="normaltextrun"/>
    <w:basedOn w:val="DefaultParagraphFont"/>
    <w:rsid w:val="00544BFA"/>
  </w:style>
  <w:style w:type="character" w:customStyle="1" w:styleId="contextualspellingandgrammarerror">
    <w:name w:val="contextualspellingandgrammarerror"/>
    <w:basedOn w:val="DefaultParagraphFont"/>
    <w:rsid w:val="00544BFA"/>
  </w:style>
  <w:style w:type="character" w:customStyle="1" w:styleId="cf01">
    <w:name w:val="cf01"/>
    <w:basedOn w:val="DefaultParagraphFont"/>
    <w:rsid w:val="00544BFA"/>
    <w:rPr>
      <w:rFonts w:ascii="Segoe UI" w:hAnsi="Segoe UI" w:cs="Segoe UI" w:hint="default"/>
      <w:sz w:val="18"/>
      <w:szCs w:val="18"/>
    </w:rPr>
  </w:style>
  <w:style w:type="character" w:styleId="Mention">
    <w:name w:val="Mention"/>
    <w:basedOn w:val="DefaultParagraphFont"/>
    <w:uiPriority w:val="99"/>
    <w:unhideWhenUsed/>
    <w:rsid w:val="00544BFA"/>
    <w:rPr>
      <w:color w:val="2B579A"/>
      <w:shd w:val="clear" w:color="auto" w:fill="E6E6E6"/>
    </w:rPr>
  </w:style>
  <w:style w:type="character" w:customStyle="1" w:styleId="spellingerror">
    <w:name w:val="spellingerror"/>
    <w:basedOn w:val="DefaultParagraphFont"/>
    <w:rsid w:val="000018E0"/>
  </w:style>
  <w:style w:type="paragraph" w:styleId="Bibliography">
    <w:name w:val="Bibliography"/>
    <w:basedOn w:val="Normal"/>
    <w:next w:val="Normal"/>
    <w:uiPriority w:val="37"/>
    <w:unhideWhenUsed/>
    <w:rsid w:val="00216BD6"/>
    <w:pPr>
      <w:tabs>
        <w:tab w:val="left" w:pos="504"/>
      </w:tabs>
      <w:ind w:left="504" w:hanging="504"/>
    </w:pPr>
  </w:style>
  <w:style w:type="paragraph" w:styleId="EndnoteText">
    <w:name w:val="endnote text"/>
    <w:basedOn w:val="Normal"/>
    <w:link w:val="EndnoteTextChar"/>
    <w:semiHidden/>
    <w:unhideWhenUsed/>
    <w:rsid w:val="002C33EC"/>
    <w:rPr>
      <w:sz w:val="20"/>
      <w:szCs w:val="20"/>
    </w:rPr>
  </w:style>
  <w:style w:type="character" w:customStyle="1" w:styleId="EndnoteTextChar">
    <w:name w:val="Endnote Text Char"/>
    <w:basedOn w:val="DefaultParagraphFont"/>
    <w:link w:val="EndnoteText"/>
    <w:semiHidden/>
    <w:rsid w:val="002C33EC"/>
  </w:style>
  <w:style w:type="character" w:styleId="EndnoteReference">
    <w:name w:val="endnote reference"/>
    <w:basedOn w:val="DefaultParagraphFont"/>
    <w:semiHidden/>
    <w:unhideWhenUsed/>
    <w:rsid w:val="002C33EC"/>
    <w:rPr>
      <w:vertAlign w:val="superscript"/>
    </w:rPr>
  </w:style>
  <w:style w:type="paragraph" w:styleId="NormalWeb">
    <w:name w:val="Normal (Web)"/>
    <w:basedOn w:val="Normal"/>
    <w:semiHidden/>
    <w:unhideWhenUsed/>
    <w:rsid w:val="00723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3962">
      <w:bodyDiv w:val="1"/>
      <w:marLeft w:val="0"/>
      <w:marRight w:val="0"/>
      <w:marTop w:val="0"/>
      <w:marBottom w:val="0"/>
      <w:divBdr>
        <w:top w:val="none" w:sz="0" w:space="0" w:color="auto"/>
        <w:left w:val="none" w:sz="0" w:space="0" w:color="auto"/>
        <w:bottom w:val="none" w:sz="0" w:space="0" w:color="auto"/>
        <w:right w:val="none" w:sz="0" w:space="0" w:color="auto"/>
      </w:divBdr>
    </w:div>
    <w:div w:id="118695500">
      <w:bodyDiv w:val="1"/>
      <w:marLeft w:val="0"/>
      <w:marRight w:val="0"/>
      <w:marTop w:val="0"/>
      <w:marBottom w:val="0"/>
      <w:divBdr>
        <w:top w:val="none" w:sz="0" w:space="0" w:color="auto"/>
        <w:left w:val="none" w:sz="0" w:space="0" w:color="auto"/>
        <w:bottom w:val="none" w:sz="0" w:space="0" w:color="auto"/>
        <w:right w:val="none" w:sz="0" w:space="0" w:color="auto"/>
      </w:divBdr>
      <w:divsChild>
        <w:div w:id="1772966137">
          <w:marLeft w:val="446"/>
          <w:marRight w:val="0"/>
          <w:marTop w:val="0"/>
          <w:marBottom w:val="0"/>
          <w:divBdr>
            <w:top w:val="none" w:sz="0" w:space="0" w:color="auto"/>
            <w:left w:val="none" w:sz="0" w:space="0" w:color="auto"/>
            <w:bottom w:val="none" w:sz="0" w:space="0" w:color="auto"/>
            <w:right w:val="none" w:sz="0" w:space="0" w:color="auto"/>
          </w:divBdr>
        </w:div>
      </w:divsChild>
    </w:div>
    <w:div w:id="264047446">
      <w:bodyDiv w:val="1"/>
      <w:marLeft w:val="0"/>
      <w:marRight w:val="0"/>
      <w:marTop w:val="0"/>
      <w:marBottom w:val="0"/>
      <w:divBdr>
        <w:top w:val="none" w:sz="0" w:space="0" w:color="auto"/>
        <w:left w:val="none" w:sz="0" w:space="0" w:color="auto"/>
        <w:bottom w:val="none" w:sz="0" w:space="0" w:color="auto"/>
        <w:right w:val="none" w:sz="0" w:space="0" w:color="auto"/>
      </w:divBdr>
      <w:divsChild>
        <w:div w:id="1450590783">
          <w:marLeft w:val="640"/>
          <w:marRight w:val="0"/>
          <w:marTop w:val="0"/>
          <w:marBottom w:val="0"/>
          <w:divBdr>
            <w:top w:val="none" w:sz="0" w:space="0" w:color="auto"/>
            <w:left w:val="none" w:sz="0" w:space="0" w:color="auto"/>
            <w:bottom w:val="none" w:sz="0" w:space="0" w:color="auto"/>
            <w:right w:val="none" w:sz="0" w:space="0" w:color="auto"/>
          </w:divBdr>
        </w:div>
        <w:div w:id="1807550380">
          <w:marLeft w:val="640"/>
          <w:marRight w:val="0"/>
          <w:marTop w:val="0"/>
          <w:marBottom w:val="0"/>
          <w:divBdr>
            <w:top w:val="none" w:sz="0" w:space="0" w:color="auto"/>
            <w:left w:val="none" w:sz="0" w:space="0" w:color="auto"/>
            <w:bottom w:val="none" w:sz="0" w:space="0" w:color="auto"/>
            <w:right w:val="none" w:sz="0" w:space="0" w:color="auto"/>
          </w:divBdr>
        </w:div>
        <w:div w:id="1875389842">
          <w:marLeft w:val="640"/>
          <w:marRight w:val="0"/>
          <w:marTop w:val="0"/>
          <w:marBottom w:val="0"/>
          <w:divBdr>
            <w:top w:val="none" w:sz="0" w:space="0" w:color="auto"/>
            <w:left w:val="none" w:sz="0" w:space="0" w:color="auto"/>
            <w:bottom w:val="none" w:sz="0" w:space="0" w:color="auto"/>
            <w:right w:val="none" w:sz="0" w:space="0" w:color="auto"/>
          </w:divBdr>
        </w:div>
        <w:div w:id="1904178910">
          <w:marLeft w:val="640"/>
          <w:marRight w:val="0"/>
          <w:marTop w:val="0"/>
          <w:marBottom w:val="0"/>
          <w:divBdr>
            <w:top w:val="none" w:sz="0" w:space="0" w:color="auto"/>
            <w:left w:val="none" w:sz="0" w:space="0" w:color="auto"/>
            <w:bottom w:val="none" w:sz="0" w:space="0" w:color="auto"/>
            <w:right w:val="none" w:sz="0" w:space="0" w:color="auto"/>
          </w:divBdr>
        </w:div>
      </w:divsChild>
    </w:div>
    <w:div w:id="357203053">
      <w:bodyDiv w:val="1"/>
      <w:marLeft w:val="0"/>
      <w:marRight w:val="0"/>
      <w:marTop w:val="0"/>
      <w:marBottom w:val="0"/>
      <w:divBdr>
        <w:top w:val="none" w:sz="0" w:space="0" w:color="auto"/>
        <w:left w:val="none" w:sz="0" w:space="0" w:color="auto"/>
        <w:bottom w:val="none" w:sz="0" w:space="0" w:color="auto"/>
        <w:right w:val="none" w:sz="0" w:space="0" w:color="auto"/>
      </w:divBdr>
    </w:div>
    <w:div w:id="375861283">
      <w:bodyDiv w:val="1"/>
      <w:marLeft w:val="0"/>
      <w:marRight w:val="0"/>
      <w:marTop w:val="0"/>
      <w:marBottom w:val="0"/>
      <w:divBdr>
        <w:top w:val="none" w:sz="0" w:space="0" w:color="auto"/>
        <w:left w:val="none" w:sz="0" w:space="0" w:color="auto"/>
        <w:bottom w:val="none" w:sz="0" w:space="0" w:color="auto"/>
        <w:right w:val="none" w:sz="0" w:space="0" w:color="auto"/>
      </w:divBdr>
      <w:divsChild>
        <w:div w:id="1499803171">
          <w:marLeft w:val="274"/>
          <w:marRight w:val="0"/>
          <w:marTop w:val="65"/>
          <w:marBottom w:val="0"/>
          <w:divBdr>
            <w:top w:val="none" w:sz="0" w:space="0" w:color="auto"/>
            <w:left w:val="none" w:sz="0" w:space="0" w:color="auto"/>
            <w:bottom w:val="none" w:sz="0" w:space="0" w:color="auto"/>
            <w:right w:val="none" w:sz="0" w:space="0" w:color="auto"/>
          </w:divBdr>
        </w:div>
        <w:div w:id="1609702455">
          <w:marLeft w:val="274"/>
          <w:marRight w:val="0"/>
          <w:marTop w:val="65"/>
          <w:marBottom w:val="0"/>
          <w:divBdr>
            <w:top w:val="none" w:sz="0" w:space="0" w:color="auto"/>
            <w:left w:val="none" w:sz="0" w:space="0" w:color="auto"/>
            <w:bottom w:val="none" w:sz="0" w:space="0" w:color="auto"/>
            <w:right w:val="none" w:sz="0" w:space="0" w:color="auto"/>
          </w:divBdr>
        </w:div>
        <w:div w:id="1710956734">
          <w:marLeft w:val="274"/>
          <w:marRight w:val="0"/>
          <w:marTop w:val="65"/>
          <w:marBottom w:val="0"/>
          <w:divBdr>
            <w:top w:val="none" w:sz="0" w:space="0" w:color="auto"/>
            <w:left w:val="none" w:sz="0" w:space="0" w:color="auto"/>
            <w:bottom w:val="none" w:sz="0" w:space="0" w:color="auto"/>
            <w:right w:val="none" w:sz="0" w:space="0" w:color="auto"/>
          </w:divBdr>
        </w:div>
        <w:div w:id="2116244335">
          <w:marLeft w:val="274"/>
          <w:marRight w:val="0"/>
          <w:marTop w:val="65"/>
          <w:marBottom w:val="0"/>
          <w:divBdr>
            <w:top w:val="none" w:sz="0" w:space="0" w:color="auto"/>
            <w:left w:val="none" w:sz="0" w:space="0" w:color="auto"/>
            <w:bottom w:val="none" w:sz="0" w:space="0" w:color="auto"/>
            <w:right w:val="none" w:sz="0" w:space="0" w:color="auto"/>
          </w:divBdr>
        </w:div>
      </w:divsChild>
    </w:div>
    <w:div w:id="482890772">
      <w:bodyDiv w:val="1"/>
      <w:marLeft w:val="0"/>
      <w:marRight w:val="0"/>
      <w:marTop w:val="0"/>
      <w:marBottom w:val="0"/>
      <w:divBdr>
        <w:top w:val="none" w:sz="0" w:space="0" w:color="auto"/>
        <w:left w:val="none" w:sz="0" w:space="0" w:color="auto"/>
        <w:bottom w:val="none" w:sz="0" w:space="0" w:color="auto"/>
        <w:right w:val="none" w:sz="0" w:space="0" w:color="auto"/>
      </w:divBdr>
    </w:div>
    <w:div w:id="590815055">
      <w:bodyDiv w:val="1"/>
      <w:marLeft w:val="0"/>
      <w:marRight w:val="0"/>
      <w:marTop w:val="0"/>
      <w:marBottom w:val="0"/>
      <w:divBdr>
        <w:top w:val="none" w:sz="0" w:space="0" w:color="auto"/>
        <w:left w:val="none" w:sz="0" w:space="0" w:color="auto"/>
        <w:bottom w:val="none" w:sz="0" w:space="0" w:color="auto"/>
        <w:right w:val="none" w:sz="0" w:space="0" w:color="auto"/>
      </w:divBdr>
      <w:divsChild>
        <w:div w:id="129827010">
          <w:marLeft w:val="640"/>
          <w:marRight w:val="0"/>
          <w:marTop w:val="0"/>
          <w:marBottom w:val="0"/>
          <w:divBdr>
            <w:top w:val="none" w:sz="0" w:space="0" w:color="auto"/>
            <w:left w:val="none" w:sz="0" w:space="0" w:color="auto"/>
            <w:bottom w:val="none" w:sz="0" w:space="0" w:color="auto"/>
            <w:right w:val="none" w:sz="0" w:space="0" w:color="auto"/>
          </w:divBdr>
        </w:div>
        <w:div w:id="325940841">
          <w:marLeft w:val="640"/>
          <w:marRight w:val="0"/>
          <w:marTop w:val="0"/>
          <w:marBottom w:val="0"/>
          <w:divBdr>
            <w:top w:val="none" w:sz="0" w:space="0" w:color="auto"/>
            <w:left w:val="none" w:sz="0" w:space="0" w:color="auto"/>
            <w:bottom w:val="none" w:sz="0" w:space="0" w:color="auto"/>
            <w:right w:val="none" w:sz="0" w:space="0" w:color="auto"/>
          </w:divBdr>
        </w:div>
        <w:div w:id="366375178">
          <w:marLeft w:val="640"/>
          <w:marRight w:val="0"/>
          <w:marTop w:val="0"/>
          <w:marBottom w:val="0"/>
          <w:divBdr>
            <w:top w:val="none" w:sz="0" w:space="0" w:color="auto"/>
            <w:left w:val="none" w:sz="0" w:space="0" w:color="auto"/>
            <w:bottom w:val="none" w:sz="0" w:space="0" w:color="auto"/>
            <w:right w:val="none" w:sz="0" w:space="0" w:color="auto"/>
          </w:divBdr>
        </w:div>
        <w:div w:id="519587100">
          <w:marLeft w:val="640"/>
          <w:marRight w:val="0"/>
          <w:marTop w:val="0"/>
          <w:marBottom w:val="0"/>
          <w:divBdr>
            <w:top w:val="none" w:sz="0" w:space="0" w:color="auto"/>
            <w:left w:val="none" w:sz="0" w:space="0" w:color="auto"/>
            <w:bottom w:val="none" w:sz="0" w:space="0" w:color="auto"/>
            <w:right w:val="none" w:sz="0" w:space="0" w:color="auto"/>
          </w:divBdr>
        </w:div>
        <w:div w:id="579292037">
          <w:marLeft w:val="640"/>
          <w:marRight w:val="0"/>
          <w:marTop w:val="0"/>
          <w:marBottom w:val="0"/>
          <w:divBdr>
            <w:top w:val="none" w:sz="0" w:space="0" w:color="auto"/>
            <w:left w:val="none" w:sz="0" w:space="0" w:color="auto"/>
            <w:bottom w:val="none" w:sz="0" w:space="0" w:color="auto"/>
            <w:right w:val="none" w:sz="0" w:space="0" w:color="auto"/>
          </w:divBdr>
        </w:div>
        <w:div w:id="1193111912">
          <w:marLeft w:val="640"/>
          <w:marRight w:val="0"/>
          <w:marTop w:val="0"/>
          <w:marBottom w:val="0"/>
          <w:divBdr>
            <w:top w:val="none" w:sz="0" w:space="0" w:color="auto"/>
            <w:left w:val="none" w:sz="0" w:space="0" w:color="auto"/>
            <w:bottom w:val="none" w:sz="0" w:space="0" w:color="auto"/>
            <w:right w:val="none" w:sz="0" w:space="0" w:color="auto"/>
          </w:divBdr>
        </w:div>
        <w:div w:id="1214149252">
          <w:marLeft w:val="640"/>
          <w:marRight w:val="0"/>
          <w:marTop w:val="0"/>
          <w:marBottom w:val="0"/>
          <w:divBdr>
            <w:top w:val="none" w:sz="0" w:space="0" w:color="auto"/>
            <w:left w:val="none" w:sz="0" w:space="0" w:color="auto"/>
            <w:bottom w:val="none" w:sz="0" w:space="0" w:color="auto"/>
            <w:right w:val="none" w:sz="0" w:space="0" w:color="auto"/>
          </w:divBdr>
        </w:div>
        <w:div w:id="1755275984">
          <w:marLeft w:val="640"/>
          <w:marRight w:val="0"/>
          <w:marTop w:val="0"/>
          <w:marBottom w:val="0"/>
          <w:divBdr>
            <w:top w:val="none" w:sz="0" w:space="0" w:color="auto"/>
            <w:left w:val="none" w:sz="0" w:space="0" w:color="auto"/>
            <w:bottom w:val="none" w:sz="0" w:space="0" w:color="auto"/>
            <w:right w:val="none" w:sz="0" w:space="0" w:color="auto"/>
          </w:divBdr>
        </w:div>
      </w:divsChild>
    </w:div>
    <w:div w:id="635262434">
      <w:bodyDiv w:val="1"/>
      <w:marLeft w:val="0"/>
      <w:marRight w:val="0"/>
      <w:marTop w:val="0"/>
      <w:marBottom w:val="0"/>
      <w:divBdr>
        <w:top w:val="none" w:sz="0" w:space="0" w:color="auto"/>
        <w:left w:val="none" w:sz="0" w:space="0" w:color="auto"/>
        <w:bottom w:val="none" w:sz="0" w:space="0" w:color="auto"/>
        <w:right w:val="none" w:sz="0" w:space="0" w:color="auto"/>
      </w:divBdr>
    </w:div>
    <w:div w:id="781069571">
      <w:bodyDiv w:val="1"/>
      <w:marLeft w:val="0"/>
      <w:marRight w:val="0"/>
      <w:marTop w:val="0"/>
      <w:marBottom w:val="0"/>
      <w:divBdr>
        <w:top w:val="none" w:sz="0" w:space="0" w:color="auto"/>
        <w:left w:val="none" w:sz="0" w:space="0" w:color="auto"/>
        <w:bottom w:val="none" w:sz="0" w:space="0" w:color="auto"/>
        <w:right w:val="none" w:sz="0" w:space="0" w:color="auto"/>
      </w:divBdr>
    </w:div>
    <w:div w:id="810907940">
      <w:bodyDiv w:val="1"/>
      <w:marLeft w:val="0"/>
      <w:marRight w:val="0"/>
      <w:marTop w:val="0"/>
      <w:marBottom w:val="0"/>
      <w:divBdr>
        <w:top w:val="none" w:sz="0" w:space="0" w:color="auto"/>
        <w:left w:val="none" w:sz="0" w:space="0" w:color="auto"/>
        <w:bottom w:val="none" w:sz="0" w:space="0" w:color="auto"/>
        <w:right w:val="none" w:sz="0" w:space="0" w:color="auto"/>
      </w:divBdr>
    </w:div>
    <w:div w:id="903756788">
      <w:bodyDiv w:val="1"/>
      <w:marLeft w:val="0"/>
      <w:marRight w:val="0"/>
      <w:marTop w:val="0"/>
      <w:marBottom w:val="0"/>
      <w:divBdr>
        <w:top w:val="none" w:sz="0" w:space="0" w:color="auto"/>
        <w:left w:val="none" w:sz="0" w:space="0" w:color="auto"/>
        <w:bottom w:val="none" w:sz="0" w:space="0" w:color="auto"/>
        <w:right w:val="none" w:sz="0" w:space="0" w:color="auto"/>
      </w:divBdr>
    </w:div>
    <w:div w:id="1033923221">
      <w:bodyDiv w:val="1"/>
      <w:marLeft w:val="0"/>
      <w:marRight w:val="0"/>
      <w:marTop w:val="0"/>
      <w:marBottom w:val="0"/>
      <w:divBdr>
        <w:top w:val="none" w:sz="0" w:space="0" w:color="auto"/>
        <w:left w:val="none" w:sz="0" w:space="0" w:color="auto"/>
        <w:bottom w:val="none" w:sz="0" w:space="0" w:color="auto"/>
        <w:right w:val="none" w:sz="0" w:space="0" w:color="auto"/>
      </w:divBdr>
    </w:div>
    <w:div w:id="1035812003">
      <w:bodyDiv w:val="1"/>
      <w:marLeft w:val="0"/>
      <w:marRight w:val="0"/>
      <w:marTop w:val="0"/>
      <w:marBottom w:val="0"/>
      <w:divBdr>
        <w:top w:val="none" w:sz="0" w:space="0" w:color="auto"/>
        <w:left w:val="none" w:sz="0" w:space="0" w:color="auto"/>
        <w:bottom w:val="none" w:sz="0" w:space="0" w:color="auto"/>
        <w:right w:val="none" w:sz="0" w:space="0" w:color="auto"/>
      </w:divBdr>
    </w:div>
    <w:div w:id="1047493448">
      <w:bodyDiv w:val="1"/>
      <w:marLeft w:val="0"/>
      <w:marRight w:val="0"/>
      <w:marTop w:val="0"/>
      <w:marBottom w:val="0"/>
      <w:divBdr>
        <w:top w:val="none" w:sz="0" w:space="0" w:color="auto"/>
        <w:left w:val="none" w:sz="0" w:space="0" w:color="auto"/>
        <w:bottom w:val="none" w:sz="0" w:space="0" w:color="auto"/>
        <w:right w:val="none" w:sz="0" w:space="0" w:color="auto"/>
      </w:divBdr>
      <w:divsChild>
        <w:div w:id="351148564">
          <w:marLeft w:val="640"/>
          <w:marRight w:val="0"/>
          <w:marTop w:val="0"/>
          <w:marBottom w:val="0"/>
          <w:divBdr>
            <w:top w:val="none" w:sz="0" w:space="0" w:color="auto"/>
            <w:left w:val="none" w:sz="0" w:space="0" w:color="auto"/>
            <w:bottom w:val="none" w:sz="0" w:space="0" w:color="auto"/>
            <w:right w:val="none" w:sz="0" w:space="0" w:color="auto"/>
          </w:divBdr>
        </w:div>
        <w:div w:id="448746112">
          <w:marLeft w:val="640"/>
          <w:marRight w:val="0"/>
          <w:marTop w:val="0"/>
          <w:marBottom w:val="0"/>
          <w:divBdr>
            <w:top w:val="none" w:sz="0" w:space="0" w:color="auto"/>
            <w:left w:val="none" w:sz="0" w:space="0" w:color="auto"/>
            <w:bottom w:val="none" w:sz="0" w:space="0" w:color="auto"/>
            <w:right w:val="none" w:sz="0" w:space="0" w:color="auto"/>
          </w:divBdr>
        </w:div>
        <w:div w:id="589580989">
          <w:marLeft w:val="640"/>
          <w:marRight w:val="0"/>
          <w:marTop w:val="0"/>
          <w:marBottom w:val="0"/>
          <w:divBdr>
            <w:top w:val="none" w:sz="0" w:space="0" w:color="auto"/>
            <w:left w:val="none" w:sz="0" w:space="0" w:color="auto"/>
            <w:bottom w:val="none" w:sz="0" w:space="0" w:color="auto"/>
            <w:right w:val="none" w:sz="0" w:space="0" w:color="auto"/>
          </w:divBdr>
        </w:div>
        <w:div w:id="1516919756">
          <w:marLeft w:val="640"/>
          <w:marRight w:val="0"/>
          <w:marTop w:val="0"/>
          <w:marBottom w:val="0"/>
          <w:divBdr>
            <w:top w:val="none" w:sz="0" w:space="0" w:color="auto"/>
            <w:left w:val="none" w:sz="0" w:space="0" w:color="auto"/>
            <w:bottom w:val="none" w:sz="0" w:space="0" w:color="auto"/>
            <w:right w:val="none" w:sz="0" w:space="0" w:color="auto"/>
          </w:divBdr>
        </w:div>
        <w:div w:id="2055350433">
          <w:marLeft w:val="640"/>
          <w:marRight w:val="0"/>
          <w:marTop w:val="0"/>
          <w:marBottom w:val="0"/>
          <w:divBdr>
            <w:top w:val="none" w:sz="0" w:space="0" w:color="auto"/>
            <w:left w:val="none" w:sz="0" w:space="0" w:color="auto"/>
            <w:bottom w:val="none" w:sz="0" w:space="0" w:color="auto"/>
            <w:right w:val="none" w:sz="0" w:space="0" w:color="auto"/>
          </w:divBdr>
        </w:div>
      </w:divsChild>
    </w:div>
    <w:div w:id="1060707773">
      <w:bodyDiv w:val="1"/>
      <w:marLeft w:val="0"/>
      <w:marRight w:val="0"/>
      <w:marTop w:val="0"/>
      <w:marBottom w:val="0"/>
      <w:divBdr>
        <w:top w:val="none" w:sz="0" w:space="0" w:color="auto"/>
        <w:left w:val="none" w:sz="0" w:space="0" w:color="auto"/>
        <w:bottom w:val="none" w:sz="0" w:space="0" w:color="auto"/>
        <w:right w:val="none" w:sz="0" w:space="0" w:color="auto"/>
      </w:divBdr>
      <w:divsChild>
        <w:div w:id="2057778">
          <w:marLeft w:val="640"/>
          <w:marRight w:val="0"/>
          <w:marTop w:val="0"/>
          <w:marBottom w:val="0"/>
          <w:divBdr>
            <w:top w:val="none" w:sz="0" w:space="0" w:color="auto"/>
            <w:left w:val="none" w:sz="0" w:space="0" w:color="auto"/>
            <w:bottom w:val="none" w:sz="0" w:space="0" w:color="auto"/>
            <w:right w:val="none" w:sz="0" w:space="0" w:color="auto"/>
          </w:divBdr>
        </w:div>
        <w:div w:id="12459552">
          <w:marLeft w:val="640"/>
          <w:marRight w:val="0"/>
          <w:marTop w:val="0"/>
          <w:marBottom w:val="0"/>
          <w:divBdr>
            <w:top w:val="none" w:sz="0" w:space="0" w:color="auto"/>
            <w:left w:val="none" w:sz="0" w:space="0" w:color="auto"/>
            <w:bottom w:val="none" w:sz="0" w:space="0" w:color="auto"/>
            <w:right w:val="none" w:sz="0" w:space="0" w:color="auto"/>
          </w:divBdr>
        </w:div>
        <w:div w:id="819612832">
          <w:marLeft w:val="640"/>
          <w:marRight w:val="0"/>
          <w:marTop w:val="0"/>
          <w:marBottom w:val="0"/>
          <w:divBdr>
            <w:top w:val="none" w:sz="0" w:space="0" w:color="auto"/>
            <w:left w:val="none" w:sz="0" w:space="0" w:color="auto"/>
            <w:bottom w:val="none" w:sz="0" w:space="0" w:color="auto"/>
            <w:right w:val="none" w:sz="0" w:space="0" w:color="auto"/>
          </w:divBdr>
        </w:div>
        <w:div w:id="1069382719">
          <w:marLeft w:val="640"/>
          <w:marRight w:val="0"/>
          <w:marTop w:val="0"/>
          <w:marBottom w:val="0"/>
          <w:divBdr>
            <w:top w:val="none" w:sz="0" w:space="0" w:color="auto"/>
            <w:left w:val="none" w:sz="0" w:space="0" w:color="auto"/>
            <w:bottom w:val="none" w:sz="0" w:space="0" w:color="auto"/>
            <w:right w:val="none" w:sz="0" w:space="0" w:color="auto"/>
          </w:divBdr>
        </w:div>
        <w:div w:id="1562062255">
          <w:marLeft w:val="640"/>
          <w:marRight w:val="0"/>
          <w:marTop w:val="0"/>
          <w:marBottom w:val="0"/>
          <w:divBdr>
            <w:top w:val="none" w:sz="0" w:space="0" w:color="auto"/>
            <w:left w:val="none" w:sz="0" w:space="0" w:color="auto"/>
            <w:bottom w:val="none" w:sz="0" w:space="0" w:color="auto"/>
            <w:right w:val="none" w:sz="0" w:space="0" w:color="auto"/>
          </w:divBdr>
        </w:div>
        <w:div w:id="1926382424">
          <w:marLeft w:val="640"/>
          <w:marRight w:val="0"/>
          <w:marTop w:val="0"/>
          <w:marBottom w:val="0"/>
          <w:divBdr>
            <w:top w:val="none" w:sz="0" w:space="0" w:color="auto"/>
            <w:left w:val="none" w:sz="0" w:space="0" w:color="auto"/>
            <w:bottom w:val="none" w:sz="0" w:space="0" w:color="auto"/>
            <w:right w:val="none" w:sz="0" w:space="0" w:color="auto"/>
          </w:divBdr>
        </w:div>
      </w:divsChild>
    </w:div>
    <w:div w:id="1109352241">
      <w:bodyDiv w:val="1"/>
      <w:marLeft w:val="0"/>
      <w:marRight w:val="0"/>
      <w:marTop w:val="0"/>
      <w:marBottom w:val="0"/>
      <w:divBdr>
        <w:top w:val="none" w:sz="0" w:space="0" w:color="auto"/>
        <w:left w:val="none" w:sz="0" w:space="0" w:color="auto"/>
        <w:bottom w:val="none" w:sz="0" w:space="0" w:color="auto"/>
        <w:right w:val="none" w:sz="0" w:space="0" w:color="auto"/>
      </w:divBdr>
    </w:div>
    <w:div w:id="1115903984">
      <w:bodyDiv w:val="1"/>
      <w:marLeft w:val="0"/>
      <w:marRight w:val="0"/>
      <w:marTop w:val="0"/>
      <w:marBottom w:val="0"/>
      <w:divBdr>
        <w:top w:val="none" w:sz="0" w:space="0" w:color="auto"/>
        <w:left w:val="none" w:sz="0" w:space="0" w:color="auto"/>
        <w:bottom w:val="none" w:sz="0" w:space="0" w:color="auto"/>
        <w:right w:val="none" w:sz="0" w:space="0" w:color="auto"/>
      </w:divBdr>
    </w:div>
    <w:div w:id="1263302682">
      <w:bodyDiv w:val="1"/>
      <w:marLeft w:val="0"/>
      <w:marRight w:val="0"/>
      <w:marTop w:val="0"/>
      <w:marBottom w:val="0"/>
      <w:divBdr>
        <w:top w:val="none" w:sz="0" w:space="0" w:color="auto"/>
        <w:left w:val="none" w:sz="0" w:space="0" w:color="auto"/>
        <w:bottom w:val="none" w:sz="0" w:space="0" w:color="auto"/>
        <w:right w:val="none" w:sz="0" w:space="0" w:color="auto"/>
      </w:divBdr>
      <w:divsChild>
        <w:div w:id="247081341">
          <w:marLeft w:val="640"/>
          <w:marRight w:val="0"/>
          <w:marTop w:val="0"/>
          <w:marBottom w:val="0"/>
          <w:divBdr>
            <w:top w:val="none" w:sz="0" w:space="0" w:color="auto"/>
            <w:left w:val="none" w:sz="0" w:space="0" w:color="auto"/>
            <w:bottom w:val="none" w:sz="0" w:space="0" w:color="auto"/>
            <w:right w:val="none" w:sz="0" w:space="0" w:color="auto"/>
          </w:divBdr>
        </w:div>
        <w:div w:id="288586859">
          <w:marLeft w:val="640"/>
          <w:marRight w:val="0"/>
          <w:marTop w:val="0"/>
          <w:marBottom w:val="0"/>
          <w:divBdr>
            <w:top w:val="none" w:sz="0" w:space="0" w:color="auto"/>
            <w:left w:val="none" w:sz="0" w:space="0" w:color="auto"/>
            <w:bottom w:val="none" w:sz="0" w:space="0" w:color="auto"/>
            <w:right w:val="none" w:sz="0" w:space="0" w:color="auto"/>
          </w:divBdr>
        </w:div>
        <w:div w:id="340353471">
          <w:marLeft w:val="640"/>
          <w:marRight w:val="0"/>
          <w:marTop w:val="0"/>
          <w:marBottom w:val="0"/>
          <w:divBdr>
            <w:top w:val="none" w:sz="0" w:space="0" w:color="auto"/>
            <w:left w:val="none" w:sz="0" w:space="0" w:color="auto"/>
            <w:bottom w:val="none" w:sz="0" w:space="0" w:color="auto"/>
            <w:right w:val="none" w:sz="0" w:space="0" w:color="auto"/>
          </w:divBdr>
        </w:div>
        <w:div w:id="634608734">
          <w:marLeft w:val="640"/>
          <w:marRight w:val="0"/>
          <w:marTop w:val="0"/>
          <w:marBottom w:val="0"/>
          <w:divBdr>
            <w:top w:val="none" w:sz="0" w:space="0" w:color="auto"/>
            <w:left w:val="none" w:sz="0" w:space="0" w:color="auto"/>
            <w:bottom w:val="none" w:sz="0" w:space="0" w:color="auto"/>
            <w:right w:val="none" w:sz="0" w:space="0" w:color="auto"/>
          </w:divBdr>
        </w:div>
        <w:div w:id="1723209856">
          <w:marLeft w:val="640"/>
          <w:marRight w:val="0"/>
          <w:marTop w:val="0"/>
          <w:marBottom w:val="0"/>
          <w:divBdr>
            <w:top w:val="none" w:sz="0" w:space="0" w:color="auto"/>
            <w:left w:val="none" w:sz="0" w:space="0" w:color="auto"/>
            <w:bottom w:val="none" w:sz="0" w:space="0" w:color="auto"/>
            <w:right w:val="none" w:sz="0" w:space="0" w:color="auto"/>
          </w:divBdr>
        </w:div>
      </w:divsChild>
    </w:div>
    <w:div w:id="1272662830">
      <w:bodyDiv w:val="1"/>
      <w:marLeft w:val="0"/>
      <w:marRight w:val="0"/>
      <w:marTop w:val="0"/>
      <w:marBottom w:val="0"/>
      <w:divBdr>
        <w:top w:val="none" w:sz="0" w:space="0" w:color="auto"/>
        <w:left w:val="none" w:sz="0" w:space="0" w:color="auto"/>
        <w:bottom w:val="none" w:sz="0" w:space="0" w:color="auto"/>
        <w:right w:val="none" w:sz="0" w:space="0" w:color="auto"/>
      </w:divBdr>
    </w:div>
    <w:div w:id="1311254319">
      <w:bodyDiv w:val="1"/>
      <w:marLeft w:val="0"/>
      <w:marRight w:val="0"/>
      <w:marTop w:val="0"/>
      <w:marBottom w:val="0"/>
      <w:divBdr>
        <w:top w:val="none" w:sz="0" w:space="0" w:color="auto"/>
        <w:left w:val="none" w:sz="0" w:space="0" w:color="auto"/>
        <w:bottom w:val="none" w:sz="0" w:space="0" w:color="auto"/>
        <w:right w:val="none" w:sz="0" w:space="0" w:color="auto"/>
      </w:divBdr>
      <w:divsChild>
        <w:div w:id="452410946">
          <w:marLeft w:val="640"/>
          <w:marRight w:val="0"/>
          <w:marTop w:val="0"/>
          <w:marBottom w:val="0"/>
          <w:divBdr>
            <w:top w:val="none" w:sz="0" w:space="0" w:color="auto"/>
            <w:left w:val="none" w:sz="0" w:space="0" w:color="auto"/>
            <w:bottom w:val="none" w:sz="0" w:space="0" w:color="auto"/>
            <w:right w:val="none" w:sz="0" w:space="0" w:color="auto"/>
          </w:divBdr>
        </w:div>
        <w:div w:id="556353257">
          <w:marLeft w:val="640"/>
          <w:marRight w:val="0"/>
          <w:marTop w:val="0"/>
          <w:marBottom w:val="0"/>
          <w:divBdr>
            <w:top w:val="none" w:sz="0" w:space="0" w:color="auto"/>
            <w:left w:val="none" w:sz="0" w:space="0" w:color="auto"/>
            <w:bottom w:val="none" w:sz="0" w:space="0" w:color="auto"/>
            <w:right w:val="none" w:sz="0" w:space="0" w:color="auto"/>
          </w:divBdr>
        </w:div>
        <w:div w:id="1001196406">
          <w:marLeft w:val="640"/>
          <w:marRight w:val="0"/>
          <w:marTop w:val="0"/>
          <w:marBottom w:val="0"/>
          <w:divBdr>
            <w:top w:val="none" w:sz="0" w:space="0" w:color="auto"/>
            <w:left w:val="none" w:sz="0" w:space="0" w:color="auto"/>
            <w:bottom w:val="none" w:sz="0" w:space="0" w:color="auto"/>
            <w:right w:val="none" w:sz="0" w:space="0" w:color="auto"/>
          </w:divBdr>
        </w:div>
        <w:div w:id="1149400764">
          <w:marLeft w:val="640"/>
          <w:marRight w:val="0"/>
          <w:marTop w:val="0"/>
          <w:marBottom w:val="0"/>
          <w:divBdr>
            <w:top w:val="none" w:sz="0" w:space="0" w:color="auto"/>
            <w:left w:val="none" w:sz="0" w:space="0" w:color="auto"/>
            <w:bottom w:val="none" w:sz="0" w:space="0" w:color="auto"/>
            <w:right w:val="none" w:sz="0" w:space="0" w:color="auto"/>
          </w:divBdr>
        </w:div>
        <w:div w:id="1231767523">
          <w:marLeft w:val="640"/>
          <w:marRight w:val="0"/>
          <w:marTop w:val="0"/>
          <w:marBottom w:val="0"/>
          <w:divBdr>
            <w:top w:val="none" w:sz="0" w:space="0" w:color="auto"/>
            <w:left w:val="none" w:sz="0" w:space="0" w:color="auto"/>
            <w:bottom w:val="none" w:sz="0" w:space="0" w:color="auto"/>
            <w:right w:val="none" w:sz="0" w:space="0" w:color="auto"/>
          </w:divBdr>
        </w:div>
        <w:div w:id="1257137081">
          <w:marLeft w:val="640"/>
          <w:marRight w:val="0"/>
          <w:marTop w:val="0"/>
          <w:marBottom w:val="0"/>
          <w:divBdr>
            <w:top w:val="none" w:sz="0" w:space="0" w:color="auto"/>
            <w:left w:val="none" w:sz="0" w:space="0" w:color="auto"/>
            <w:bottom w:val="none" w:sz="0" w:space="0" w:color="auto"/>
            <w:right w:val="none" w:sz="0" w:space="0" w:color="auto"/>
          </w:divBdr>
        </w:div>
        <w:div w:id="2050493813">
          <w:marLeft w:val="640"/>
          <w:marRight w:val="0"/>
          <w:marTop w:val="0"/>
          <w:marBottom w:val="0"/>
          <w:divBdr>
            <w:top w:val="none" w:sz="0" w:space="0" w:color="auto"/>
            <w:left w:val="none" w:sz="0" w:space="0" w:color="auto"/>
            <w:bottom w:val="none" w:sz="0" w:space="0" w:color="auto"/>
            <w:right w:val="none" w:sz="0" w:space="0" w:color="auto"/>
          </w:divBdr>
        </w:div>
      </w:divsChild>
    </w:div>
    <w:div w:id="1355034215">
      <w:bodyDiv w:val="1"/>
      <w:marLeft w:val="0"/>
      <w:marRight w:val="0"/>
      <w:marTop w:val="0"/>
      <w:marBottom w:val="0"/>
      <w:divBdr>
        <w:top w:val="none" w:sz="0" w:space="0" w:color="auto"/>
        <w:left w:val="none" w:sz="0" w:space="0" w:color="auto"/>
        <w:bottom w:val="none" w:sz="0" w:space="0" w:color="auto"/>
        <w:right w:val="none" w:sz="0" w:space="0" w:color="auto"/>
      </w:divBdr>
    </w:div>
    <w:div w:id="1474635066">
      <w:bodyDiv w:val="1"/>
      <w:marLeft w:val="0"/>
      <w:marRight w:val="0"/>
      <w:marTop w:val="0"/>
      <w:marBottom w:val="0"/>
      <w:divBdr>
        <w:top w:val="none" w:sz="0" w:space="0" w:color="auto"/>
        <w:left w:val="none" w:sz="0" w:space="0" w:color="auto"/>
        <w:bottom w:val="none" w:sz="0" w:space="0" w:color="auto"/>
        <w:right w:val="none" w:sz="0" w:space="0" w:color="auto"/>
      </w:divBdr>
    </w:div>
    <w:div w:id="1501316072">
      <w:bodyDiv w:val="1"/>
      <w:marLeft w:val="0"/>
      <w:marRight w:val="0"/>
      <w:marTop w:val="0"/>
      <w:marBottom w:val="0"/>
      <w:divBdr>
        <w:top w:val="none" w:sz="0" w:space="0" w:color="auto"/>
        <w:left w:val="none" w:sz="0" w:space="0" w:color="auto"/>
        <w:bottom w:val="none" w:sz="0" w:space="0" w:color="auto"/>
        <w:right w:val="none" w:sz="0" w:space="0" w:color="auto"/>
      </w:divBdr>
      <w:divsChild>
        <w:div w:id="124931559">
          <w:marLeft w:val="640"/>
          <w:marRight w:val="0"/>
          <w:marTop w:val="0"/>
          <w:marBottom w:val="0"/>
          <w:divBdr>
            <w:top w:val="none" w:sz="0" w:space="0" w:color="auto"/>
            <w:left w:val="none" w:sz="0" w:space="0" w:color="auto"/>
            <w:bottom w:val="none" w:sz="0" w:space="0" w:color="auto"/>
            <w:right w:val="none" w:sz="0" w:space="0" w:color="auto"/>
          </w:divBdr>
        </w:div>
        <w:div w:id="245650375">
          <w:marLeft w:val="640"/>
          <w:marRight w:val="0"/>
          <w:marTop w:val="0"/>
          <w:marBottom w:val="0"/>
          <w:divBdr>
            <w:top w:val="none" w:sz="0" w:space="0" w:color="auto"/>
            <w:left w:val="none" w:sz="0" w:space="0" w:color="auto"/>
            <w:bottom w:val="none" w:sz="0" w:space="0" w:color="auto"/>
            <w:right w:val="none" w:sz="0" w:space="0" w:color="auto"/>
          </w:divBdr>
        </w:div>
        <w:div w:id="799491354">
          <w:marLeft w:val="640"/>
          <w:marRight w:val="0"/>
          <w:marTop w:val="0"/>
          <w:marBottom w:val="0"/>
          <w:divBdr>
            <w:top w:val="none" w:sz="0" w:space="0" w:color="auto"/>
            <w:left w:val="none" w:sz="0" w:space="0" w:color="auto"/>
            <w:bottom w:val="none" w:sz="0" w:space="0" w:color="auto"/>
            <w:right w:val="none" w:sz="0" w:space="0" w:color="auto"/>
          </w:divBdr>
        </w:div>
        <w:div w:id="1586917880">
          <w:marLeft w:val="640"/>
          <w:marRight w:val="0"/>
          <w:marTop w:val="0"/>
          <w:marBottom w:val="0"/>
          <w:divBdr>
            <w:top w:val="none" w:sz="0" w:space="0" w:color="auto"/>
            <w:left w:val="none" w:sz="0" w:space="0" w:color="auto"/>
            <w:bottom w:val="none" w:sz="0" w:space="0" w:color="auto"/>
            <w:right w:val="none" w:sz="0" w:space="0" w:color="auto"/>
          </w:divBdr>
        </w:div>
      </w:divsChild>
    </w:div>
    <w:div w:id="1586383699">
      <w:bodyDiv w:val="1"/>
      <w:marLeft w:val="0"/>
      <w:marRight w:val="0"/>
      <w:marTop w:val="0"/>
      <w:marBottom w:val="0"/>
      <w:divBdr>
        <w:top w:val="none" w:sz="0" w:space="0" w:color="auto"/>
        <w:left w:val="none" w:sz="0" w:space="0" w:color="auto"/>
        <w:bottom w:val="none" w:sz="0" w:space="0" w:color="auto"/>
        <w:right w:val="none" w:sz="0" w:space="0" w:color="auto"/>
      </w:divBdr>
      <w:divsChild>
        <w:div w:id="89861351">
          <w:marLeft w:val="640"/>
          <w:marRight w:val="0"/>
          <w:marTop w:val="0"/>
          <w:marBottom w:val="0"/>
          <w:divBdr>
            <w:top w:val="none" w:sz="0" w:space="0" w:color="auto"/>
            <w:left w:val="none" w:sz="0" w:space="0" w:color="auto"/>
            <w:bottom w:val="none" w:sz="0" w:space="0" w:color="auto"/>
            <w:right w:val="none" w:sz="0" w:space="0" w:color="auto"/>
          </w:divBdr>
        </w:div>
        <w:div w:id="275144439">
          <w:marLeft w:val="640"/>
          <w:marRight w:val="0"/>
          <w:marTop w:val="0"/>
          <w:marBottom w:val="0"/>
          <w:divBdr>
            <w:top w:val="none" w:sz="0" w:space="0" w:color="auto"/>
            <w:left w:val="none" w:sz="0" w:space="0" w:color="auto"/>
            <w:bottom w:val="none" w:sz="0" w:space="0" w:color="auto"/>
            <w:right w:val="none" w:sz="0" w:space="0" w:color="auto"/>
          </w:divBdr>
        </w:div>
        <w:div w:id="366953926">
          <w:marLeft w:val="640"/>
          <w:marRight w:val="0"/>
          <w:marTop w:val="0"/>
          <w:marBottom w:val="0"/>
          <w:divBdr>
            <w:top w:val="none" w:sz="0" w:space="0" w:color="auto"/>
            <w:left w:val="none" w:sz="0" w:space="0" w:color="auto"/>
            <w:bottom w:val="none" w:sz="0" w:space="0" w:color="auto"/>
            <w:right w:val="none" w:sz="0" w:space="0" w:color="auto"/>
          </w:divBdr>
        </w:div>
        <w:div w:id="698428728">
          <w:marLeft w:val="640"/>
          <w:marRight w:val="0"/>
          <w:marTop w:val="0"/>
          <w:marBottom w:val="0"/>
          <w:divBdr>
            <w:top w:val="none" w:sz="0" w:space="0" w:color="auto"/>
            <w:left w:val="none" w:sz="0" w:space="0" w:color="auto"/>
            <w:bottom w:val="none" w:sz="0" w:space="0" w:color="auto"/>
            <w:right w:val="none" w:sz="0" w:space="0" w:color="auto"/>
          </w:divBdr>
        </w:div>
        <w:div w:id="1180194168">
          <w:marLeft w:val="640"/>
          <w:marRight w:val="0"/>
          <w:marTop w:val="0"/>
          <w:marBottom w:val="0"/>
          <w:divBdr>
            <w:top w:val="none" w:sz="0" w:space="0" w:color="auto"/>
            <w:left w:val="none" w:sz="0" w:space="0" w:color="auto"/>
            <w:bottom w:val="none" w:sz="0" w:space="0" w:color="auto"/>
            <w:right w:val="none" w:sz="0" w:space="0" w:color="auto"/>
          </w:divBdr>
        </w:div>
        <w:div w:id="1188174201">
          <w:marLeft w:val="640"/>
          <w:marRight w:val="0"/>
          <w:marTop w:val="0"/>
          <w:marBottom w:val="0"/>
          <w:divBdr>
            <w:top w:val="none" w:sz="0" w:space="0" w:color="auto"/>
            <w:left w:val="none" w:sz="0" w:space="0" w:color="auto"/>
            <w:bottom w:val="none" w:sz="0" w:space="0" w:color="auto"/>
            <w:right w:val="none" w:sz="0" w:space="0" w:color="auto"/>
          </w:divBdr>
        </w:div>
        <w:div w:id="1432043871">
          <w:marLeft w:val="640"/>
          <w:marRight w:val="0"/>
          <w:marTop w:val="0"/>
          <w:marBottom w:val="0"/>
          <w:divBdr>
            <w:top w:val="none" w:sz="0" w:space="0" w:color="auto"/>
            <w:left w:val="none" w:sz="0" w:space="0" w:color="auto"/>
            <w:bottom w:val="none" w:sz="0" w:space="0" w:color="auto"/>
            <w:right w:val="none" w:sz="0" w:space="0" w:color="auto"/>
          </w:divBdr>
        </w:div>
        <w:div w:id="1540241213">
          <w:marLeft w:val="640"/>
          <w:marRight w:val="0"/>
          <w:marTop w:val="0"/>
          <w:marBottom w:val="0"/>
          <w:divBdr>
            <w:top w:val="none" w:sz="0" w:space="0" w:color="auto"/>
            <w:left w:val="none" w:sz="0" w:space="0" w:color="auto"/>
            <w:bottom w:val="none" w:sz="0" w:space="0" w:color="auto"/>
            <w:right w:val="none" w:sz="0" w:space="0" w:color="auto"/>
          </w:divBdr>
        </w:div>
        <w:div w:id="1681009830">
          <w:marLeft w:val="640"/>
          <w:marRight w:val="0"/>
          <w:marTop w:val="0"/>
          <w:marBottom w:val="0"/>
          <w:divBdr>
            <w:top w:val="none" w:sz="0" w:space="0" w:color="auto"/>
            <w:left w:val="none" w:sz="0" w:space="0" w:color="auto"/>
            <w:bottom w:val="none" w:sz="0" w:space="0" w:color="auto"/>
            <w:right w:val="none" w:sz="0" w:space="0" w:color="auto"/>
          </w:divBdr>
        </w:div>
      </w:divsChild>
    </w:div>
    <w:div w:id="1650011654">
      <w:bodyDiv w:val="1"/>
      <w:marLeft w:val="0"/>
      <w:marRight w:val="0"/>
      <w:marTop w:val="0"/>
      <w:marBottom w:val="0"/>
      <w:divBdr>
        <w:top w:val="none" w:sz="0" w:space="0" w:color="auto"/>
        <w:left w:val="none" w:sz="0" w:space="0" w:color="auto"/>
        <w:bottom w:val="none" w:sz="0" w:space="0" w:color="auto"/>
        <w:right w:val="none" w:sz="0" w:space="0" w:color="auto"/>
      </w:divBdr>
    </w:div>
    <w:div w:id="1753431334">
      <w:bodyDiv w:val="1"/>
      <w:marLeft w:val="0"/>
      <w:marRight w:val="0"/>
      <w:marTop w:val="0"/>
      <w:marBottom w:val="0"/>
      <w:divBdr>
        <w:top w:val="none" w:sz="0" w:space="0" w:color="auto"/>
        <w:left w:val="none" w:sz="0" w:space="0" w:color="auto"/>
        <w:bottom w:val="none" w:sz="0" w:space="0" w:color="auto"/>
        <w:right w:val="none" w:sz="0" w:space="0" w:color="auto"/>
      </w:divBdr>
      <w:divsChild>
        <w:div w:id="957759389">
          <w:marLeft w:val="640"/>
          <w:marRight w:val="0"/>
          <w:marTop w:val="0"/>
          <w:marBottom w:val="0"/>
          <w:divBdr>
            <w:top w:val="none" w:sz="0" w:space="0" w:color="auto"/>
            <w:left w:val="none" w:sz="0" w:space="0" w:color="auto"/>
            <w:bottom w:val="none" w:sz="0" w:space="0" w:color="auto"/>
            <w:right w:val="none" w:sz="0" w:space="0" w:color="auto"/>
          </w:divBdr>
        </w:div>
        <w:div w:id="1351754927">
          <w:marLeft w:val="640"/>
          <w:marRight w:val="0"/>
          <w:marTop w:val="0"/>
          <w:marBottom w:val="0"/>
          <w:divBdr>
            <w:top w:val="none" w:sz="0" w:space="0" w:color="auto"/>
            <w:left w:val="none" w:sz="0" w:space="0" w:color="auto"/>
            <w:bottom w:val="none" w:sz="0" w:space="0" w:color="auto"/>
            <w:right w:val="none" w:sz="0" w:space="0" w:color="auto"/>
          </w:divBdr>
        </w:div>
        <w:div w:id="1399087041">
          <w:marLeft w:val="640"/>
          <w:marRight w:val="0"/>
          <w:marTop w:val="0"/>
          <w:marBottom w:val="0"/>
          <w:divBdr>
            <w:top w:val="none" w:sz="0" w:space="0" w:color="auto"/>
            <w:left w:val="none" w:sz="0" w:space="0" w:color="auto"/>
            <w:bottom w:val="none" w:sz="0" w:space="0" w:color="auto"/>
            <w:right w:val="none" w:sz="0" w:space="0" w:color="auto"/>
          </w:divBdr>
        </w:div>
        <w:div w:id="1974481335">
          <w:marLeft w:val="640"/>
          <w:marRight w:val="0"/>
          <w:marTop w:val="0"/>
          <w:marBottom w:val="0"/>
          <w:divBdr>
            <w:top w:val="none" w:sz="0" w:space="0" w:color="auto"/>
            <w:left w:val="none" w:sz="0" w:space="0" w:color="auto"/>
            <w:bottom w:val="none" w:sz="0" w:space="0" w:color="auto"/>
            <w:right w:val="none" w:sz="0" w:space="0" w:color="auto"/>
          </w:divBdr>
        </w:div>
        <w:div w:id="2125297925">
          <w:marLeft w:val="640"/>
          <w:marRight w:val="0"/>
          <w:marTop w:val="0"/>
          <w:marBottom w:val="0"/>
          <w:divBdr>
            <w:top w:val="none" w:sz="0" w:space="0" w:color="auto"/>
            <w:left w:val="none" w:sz="0" w:space="0" w:color="auto"/>
            <w:bottom w:val="none" w:sz="0" w:space="0" w:color="auto"/>
            <w:right w:val="none" w:sz="0" w:space="0" w:color="auto"/>
          </w:divBdr>
        </w:div>
      </w:divsChild>
    </w:div>
    <w:div w:id="1758407710">
      <w:bodyDiv w:val="1"/>
      <w:marLeft w:val="0"/>
      <w:marRight w:val="0"/>
      <w:marTop w:val="0"/>
      <w:marBottom w:val="0"/>
      <w:divBdr>
        <w:top w:val="none" w:sz="0" w:space="0" w:color="auto"/>
        <w:left w:val="none" w:sz="0" w:space="0" w:color="auto"/>
        <w:bottom w:val="none" w:sz="0" w:space="0" w:color="auto"/>
        <w:right w:val="none" w:sz="0" w:space="0" w:color="auto"/>
      </w:divBdr>
    </w:div>
    <w:div w:id="1766418619">
      <w:bodyDiv w:val="1"/>
      <w:marLeft w:val="0"/>
      <w:marRight w:val="0"/>
      <w:marTop w:val="0"/>
      <w:marBottom w:val="0"/>
      <w:divBdr>
        <w:top w:val="none" w:sz="0" w:space="0" w:color="auto"/>
        <w:left w:val="none" w:sz="0" w:space="0" w:color="auto"/>
        <w:bottom w:val="none" w:sz="0" w:space="0" w:color="auto"/>
        <w:right w:val="none" w:sz="0" w:space="0" w:color="auto"/>
      </w:divBdr>
      <w:divsChild>
        <w:div w:id="40832197">
          <w:marLeft w:val="640"/>
          <w:marRight w:val="0"/>
          <w:marTop w:val="0"/>
          <w:marBottom w:val="0"/>
          <w:divBdr>
            <w:top w:val="none" w:sz="0" w:space="0" w:color="auto"/>
            <w:left w:val="none" w:sz="0" w:space="0" w:color="auto"/>
            <w:bottom w:val="none" w:sz="0" w:space="0" w:color="auto"/>
            <w:right w:val="none" w:sz="0" w:space="0" w:color="auto"/>
          </w:divBdr>
        </w:div>
        <w:div w:id="262079126">
          <w:marLeft w:val="640"/>
          <w:marRight w:val="0"/>
          <w:marTop w:val="0"/>
          <w:marBottom w:val="0"/>
          <w:divBdr>
            <w:top w:val="none" w:sz="0" w:space="0" w:color="auto"/>
            <w:left w:val="none" w:sz="0" w:space="0" w:color="auto"/>
            <w:bottom w:val="none" w:sz="0" w:space="0" w:color="auto"/>
            <w:right w:val="none" w:sz="0" w:space="0" w:color="auto"/>
          </w:divBdr>
        </w:div>
        <w:div w:id="535001476">
          <w:marLeft w:val="640"/>
          <w:marRight w:val="0"/>
          <w:marTop w:val="0"/>
          <w:marBottom w:val="0"/>
          <w:divBdr>
            <w:top w:val="none" w:sz="0" w:space="0" w:color="auto"/>
            <w:left w:val="none" w:sz="0" w:space="0" w:color="auto"/>
            <w:bottom w:val="none" w:sz="0" w:space="0" w:color="auto"/>
            <w:right w:val="none" w:sz="0" w:space="0" w:color="auto"/>
          </w:divBdr>
        </w:div>
        <w:div w:id="666447636">
          <w:marLeft w:val="640"/>
          <w:marRight w:val="0"/>
          <w:marTop w:val="0"/>
          <w:marBottom w:val="0"/>
          <w:divBdr>
            <w:top w:val="none" w:sz="0" w:space="0" w:color="auto"/>
            <w:left w:val="none" w:sz="0" w:space="0" w:color="auto"/>
            <w:bottom w:val="none" w:sz="0" w:space="0" w:color="auto"/>
            <w:right w:val="none" w:sz="0" w:space="0" w:color="auto"/>
          </w:divBdr>
        </w:div>
        <w:div w:id="731926443">
          <w:marLeft w:val="640"/>
          <w:marRight w:val="0"/>
          <w:marTop w:val="0"/>
          <w:marBottom w:val="0"/>
          <w:divBdr>
            <w:top w:val="none" w:sz="0" w:space="0" w:color="auto"/>
            <w:left w:val="none" w:sz="0" w:space="0" w:color="auto"/>
            <w:bottom w:val="none" w:sz="0" w:space="0" w:color="auto"/>
            <w:right w:val="none" w:sz="0" w:space="0" w:color="auto"/>
          </w:divBdr>
        </w:div>
        <w:div w:id="1838350547">
          <w:marLeft w:val="640"/>
          <w:marRight w:val="0"/>
          <w:marTop w:val="0"/>
          <w:marBottom w:val="0"/>
          <w:divBdr>
            <w:top w:val="none" w:sz="0" w:space="0" w:color="auto"/>
            <w:left w:val="none" w:sz="0" w:space="0" w:color="auto"/>
            <w:bottom w:val="none" w:sz="0" w:space="0" w:color="auto"/>
            <w:right w:val="none" w:sz="0" w:space="0" w:color="auto"/>
          </w:divBdr>
        </w:div>
      </w:divsChild>
    </w:div>
    <w:div w:id="1821459513">
      <w:bodyDiv w:val="1"/>
      <w:marLeft w:val="0"/>
      <w:marRight w:val="0"/>
      <w:marTop w:val="0"/>
      <w:marBottom w:val="0"/>
      <w:divBdr>
        <w:top w:val="none" w:sz="0" w:space="0" w:color="auto"/>
        <w:left w:val="none" w:sz="0" w:space="0" w:color="auto"/>
        <w:bottom w:val="none" w:sz="0" w:space="0" w:color="auto"/>
        <w:right w:val="none" w:sz="0" w:space="0" w:color="auto"/>
      </w:divBdr>
      <w:divsChild>
        <w:div w:id="20712274">
          <w:marLeft w:val="640"/>
          <w:marRight w:val="0"/>
          <w:marTop w:val="0"/>
          <w:marBottom w:val="0"/>
          <w:divBdr>
            <w:top w:val="none" w:sz="0" w:space="0" w:color="auto"/>
            <w:left w:val="none" w:sz="0" w:space="0" w:color="auto"/>
            <w:bottom w:val="none" w:sz="0" w:space="0" w:color="auto"/>
            <w:right w:val="none" w:sz="0" w:space="0" w:color="auto"/>
          </w:divBdr>
        </w:div>
        <w:div w:id="226721409">
          <w:marLeft w:val="640"/>
          <w:marRight w:val="0"/>
          <w:marTop w:val="0"/>
          <w:marBottom w:val="0"/>
          <w:divBdr>
            <w:top w:val="none" w:sz="0" w:space="0" w:color="auto"/>
            <w:left w:val="none" w:sz="0" w:space="0" w:color="auto"/>
            <w:bottom w:val="none" w:sz="0" w:space="0" w:color="auto"/>
            <w:right w:val="none" w:sz="0" w:space="0" w:color="auto"/>
          </w:divBdr>
        </w:div>
        <w:div w:id="231888396">
          <w:marLeft w:val="640"/>
          <w:marRight w:val="0"/>
          <w:marTop w:val="0"/>
          <w:marBottom w:val="0"/>
          <w:divBdr>
            <w:top w:val="none" w:sz="0" w:space="0" w:color="auto"/>
            <w:left w:val="none" w:sz="0" w:space="0" w:color="auto"/>
            <w:bottom w:val="none" w:sz="0" w:space="0" w:color="auto"/>
            <w:right w:val="none" w:sz="0" w:space="0" w:color="auto"/>
          </w:divBdr>
        </w:div>
        <w:div w:id="580918862">
          <w:marLeft w:val="640"/>
          <w:marRight w:val="0"/>
          <w:marTop w:val="0"/>
          <w:marBottom w:val="0"/>
          <w:divBdr>
            <w:top w:val="none" w:sz="0" w:space="0" w:color="auto"/>
            <w:left w:val="none" w:sz="0" w:space="0" w:color="auto"/>
            <w:bottom w:val="none" w:sz="0" w:space="0" w:color="auto"/>
            <w:right w:val="none" w:sz="0" w:space="0" w:color="auto"/>
          </w:divBdr>
        </w:div>
        <w:div w:id="1368916306">
          <w:marLeft w:val="640"/>
          <w:marRight w:val="0"/>
          <w:marTop w:val="0"/>
          <w:marBottom w:val="0"/>
          <w:divBdr>
            <w:top w:val="none" w:sz="0" w:space="0" w:color="auto"/>
            <w:left w:val="none" w:sz="0" w:space="0" w:color="auto"/>
            <w:bottom w:val="none" w:sz="0" w:space="0" w:color="auto"/>
            <w:right w:val="none" w:sz="0" w:space="0" w:color="auto"/>
          </w:divBdr>
        </w:div>
        <w:div w:id="1452092859">
          <w:marLeft w:val="640"/>
          <w:marRight w:val="0"/>
          <w:marTop w:val="0"/>
          <w:marBottom w:val="0"/>
          <w:divBdr>
            <w:top w:val="none" w:sz="0" w:space="0" w:color="auto"/>
            <w:left w:val="none" w:sz="0" w:space="0" w:color="auto"/>
            <w:bottom w:val="none" w:sz="0" w:space="0" w:color="auto"/>
            <w:right w:val="none" w:sz="0" w:space="0" w:color="auto"/>
          </w:divBdr>
        </w:div>
        <w:div w:id="1962034536">
          <w:marLeft w:val="640"/>
          <w:marRight w:val="0"/>
          <w:marTop w:val="0"/>
          <w:marBottom w:val="0"/>
          <w:divBdr>
            <w:top w:val="none" w:sz="0" w:space="0" w:color="auto"/>
            <w:left w:val="none" w:sz="0" w:space="0" w:color="auto"/>
            <w:bottom w:val="none" w:sz="0" w:space="0" w:color="auto"/>
            <w:right w:val="none" w:sz="0" w:space="0" w:color="auto"/>
          </w:divBdr>
        </w:div>
      </w:divsChild>
    </w:div>
    <w:div w:id="1846895721">
      <w:bodyDiv w:val="1"/>
      <w:marLeft w:val="0"/>
      <w:marRight w:val="0"/>
      <w:marTop w:val="0"/>
      <w:marBottom w:val="0"/>
      <w:divBdr>
        <w:top w:val="none" w:sz="0" w:space="0" w:color="auto"/>
        <w:left w:val="none" w:sz="0" w:space="0" w:color="auto"/>
        <w:bottom w:val="none" w:sz="0" w:space="0" w:color="auto"/>
        <w:right w:val="none" w:sz="0" w:space="0" w:color="auto"/>
      </w:divBdr>
    </w:div>
    <w:div w:id="1899978414">
      <w:bodyDiv w:val="1"/>
      <w:marLeft w:val="0"/>
      <w:marRight w:val="0"/>
      <w:marTop w:val="0"/>
      <w:marBottom w:val="0"/>
      <w:divBdr>
        <w:top w:val="none" w:sz="0" w:space="0" w:color="auto"/>
        <w:left w:val="none" w:sz="0" w:space="0" w:color="auto"/>
        <w:bottom w:val="none" w:sz="0" w:space="0" w:color="auto"/>
        <w:right w:val="none" w:sz="0" w:space="0" w:color="auto"/>
      </w:divBdr>
    </w:div>
    <w:div w:id="1971745115">
      <w:bodyDiv w:val="1"/>
      <w:marLeft w:val="0"/>
      <w:marRight w:val="0"/>
      <w:marTop w:val="0"/>
      <w:marBottom w:val="0"/>
      <w:divBdr>
        <w:top w:val="none" w:sz="0" w:space="0" w:color="auto"/>
        <w:left w:val="none" w:sz="0" w:space="0" w:color="auto"/>
        <w:bottom w:val="none" w:sz="0" w:space="0" w:color="auto"/>
        <w:right w:val="none" w:sz="0" w:space="0" w:color="auto"/>
      </w:divBdr>
      <w:divsChild>
        <w:div w:id="169831209">
          <w:marLeft w:val="640"/>
          <w:marRight w:val="0"/>
          <w:marTop w:val="0"/>
          <w:marBottom w:val="0"/>
          <w:divBdr>
            <w:top w:val="none" w:sz="0" w:space="0" w:color="auto"/>
            <w:left w:val="none" w:sz="0" w:space="0" w:color="auto"/>
            <w:bottom w:val="none" w:sz="0" w:space="0" w:color="auto"/>
            <w:right w:val="none" w:sz="0" w:space="0" w:color="auto"/>
          </w:divBdr>
        </w:div>
        <w:div w:id="234702754">
          <w:marLeft w:val="640"/>
          <w:marRight w:val="0"/>
          <w:marTop w:val="0"/>
          <w:marBottom w:val="0"/>
          <w:divBdr>
            <w:top w:val="none" w:sz="0" w:space="0" w:color="auto"/>
            <w:left w:val="none" w:sz="0" w:space="0" w:color="auto"/>
            <w:bottom w:val="none" w:sz="0" w:space="0" w:color="auto"/>
            <w:right w:val="none" w:sz="0" w:space="0" w:color="auto"/>
          </w:divBdr>
        </w:div>
        <w:div w:id="321154690">
          <w:marLeft w:val="640"/>
          <w:marRight w:val="0"/>
          <w:marTop w:val="0"/>
          <w:marBottom w:val="0"/>
          <w:divBdr>
            <w:top w:val="none" w:sz="0" w:space="0" w:color="auto"/>
            <w:left w:val="none" w:sz="0" w:space="0" w:color="auto"/>
            <w:bottom w:val="none" w:sz="0" w:space="0" w:color="auto"/>
            <w:right w:val="none" w:sz="0" w:space="0" w:color="auto"/>
          </w:divBdr>
        </w:div>
        <w:div w:id="1168442845">
          <w:marLeft w:val="640"/>
          <w:marRight w:val="0"/>
          <w:marTop w:val="0"/>
          <w:marBottom w:val="0"/>
          <w:divBdr>
            <w:top w:val="none" w:sz="0" w:space="0" w:color="auto"/>
            <w:left w:val="none" w:sz="0" w:space="0" w:color="auto"/>
            <w:bottom w:val="none" w:sz="0" w:space="0" w:color="auto"/>
            <w:right w:val="none" w:sz="0" w:space="0" w:color="auto"/>
          </w:divBdr>
        </w:div>
        <w:div w:id="1576891478">
          <w:marLeft w:val="640"/>
          <w:marRight w:val="0"/>
          <w:marTop w:val="0"/>
          <w:marBottom w:val="0"/>
          <w:divBdr>
            <w:top w:val="none" w:sz="0" w:space="0" w:color="auto"/>
            <w:left w:val="none" w:sz="0" w:space="0" w:color="auto"/>
            <w:bottom w:val="none" w:sz="0" w:space="0" w:color="auto"/>
            <w:right w:val="none" w:sz="0" w:space="0" w:color="auto"/>
          </w:divBdr>
        </w:div>
      </w:divsChild>
    </w:div>
    <w:div w:id="2016227342">
      <w:bodyDiv w:val="1"/>
      <w:marLeft w:val="0"/>
      <w:marRight w:val="0"/>
      <w:marTop w:val="0"/>
      <w:marBottom w:val="0"/>
      <w:divBdr>
        <w:top w:val="none" w:sz="0" w:space="0" w:color="auto"/>
        <w:left w:val="none" w:sz="0" w:space="0" w:color="auto"/>
        <w:bottom w:val="none" w:sz="0" w:space="0" w:color="auto"/>
        <w:right w:val="none" w:sz="0" w:space="0" w:color="auto"/>
      </w:divBdr>
      <w:divsChild>
        <w:div w:id="296103579">
          <w:marLeft w:val="446"/>
          <w:marRight w:val="0"/>
          <w:marTop w:val="0"/>
          <w:marBottom w:val="0"/>
          <w:divBdr>
            <w:top w:val="none" w:sz="0" w:space="0" w:color="auto"/>
            <w:left w:val="none" w:sz="0" w:space="0" w:color="auto"/>
            <w:bottom w:val="none" w:sz="0" w:space="0" w:color="auto"/>
            <w:right w:val="none" w:sz="0" w:space="0" w:color="auto"/>
          </w:divBdr>
        </w:div>
      </w:divsChild>
    </w:div>
    <w:div w:id="214716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nrel.gov/buildings/end-use-load-profiles.html" TargetMode="External"/><Relationship Id="rId26" Type="http://schemas.openxmlformats.org/officeDocument/2006/relationships/header" Target="header4.xml"/><Relationship Id="rId39" Type="http://schemas.openxmlformats.org/officeDocument/2006/relationships/image" Target="media/image10.jpeg"/><Relationship Id="rId21" Type="http://schemas.openxmlformats.org/officeDocument/2006/relationships/comments" Target="comments.xml"/><Relationship Id="rId34" Type="http://schemas.openxmlformats.org/officeDocument/2006/relationships/hyperlink" Target="https://www.nrel.gov/docs/fy24osti/89343.pdf" TargetMode="External"/><Relationship Id="rId42" Type="http://schemas.openxmlformats.org/officeDocument/2006/relationships/image" Target="media/image13.jpeg"/><Relationship Id="rId47" Type="http://schemas.openxmlformats.org/officeDocument/2006/relationships/image" Target="media/image18.jpeg"/><Relationship Id="rId50" Type="http://schemas.openxmlformats.org/officeDocument/2006/relationships/footer" Target="footer5.xml"/><Relationship Id="rId55"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hyperlink" Target="https://www.nrel.gov/docs/fy24osti/89343.pdf" TargetMode="External"/><Relationship Id="rId33" Type="http://schemas.openxmlformats.org/officeDocument/2006/relationships/image" Target="media/image5.png"/><Relationship Id="rId38" Type="http://schemas.openxmlformats.org/officeDocument/2006/relationships/image" Target="media/image9.png"/><Relationship Id="rId46"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comstock.nrel.gov/" TargetMode="External"/><Relationship Id="rId29" Type="http://schemas.openxmlformats.org/officeDocument/2006/relationships/header" Target="header6.xml"/><Relationship Id="rId41" Type="http://schemas.openxmlformats.org/officeDocument/2006/relationships/image" Target="media/image12.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8/08/relationships/commentsExtensible" Target="commentsExtensible.xml"/><Relationship Id="rId32" Type="http://schemas.openxmlformats.org/officeDocument/2006/relationships/image" Target="media/image4.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jpeg"/><Relationship Id="rId53"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microsoft.com/office/2016/09/relationships/commentsIds" Target="commentsIds.xml"/><Relationship Id="rId28" Type="http://schemas.openxmlformats.org/officeDocument/2006/relationships/footer" Target="footer4.xml"/><Relationship Id="rId36" Type="http://schemas.openxmlformats.org/officeDocument/2006/relationships/image" Target="media/image7.jpeg"/><Relationship Id="rId49"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hyperlink" Target="https://nrel.github.io/ComStock.github.io/docs/data.html" TargetMode="External"/><Relationship Id="rId31" Type="http://schemas.openxmlformats.org/officeDocument/2006/relationships/image" Target="media/image3.png"/><Relationship Id="rId44" Type="http://schemas.openxmlformats.org/officeDocument/2006/relationships/image" Target="media/image15.jpe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1/relationships/commentsExtended" Target="commentsExtended.xml"/><Relationship Id="rId27" Type="http://schemas.openxmlformats.org/officeDocument/2006/relationships/header" Target="header5.xml"/><Relationship Id="rId30" Type="http://schemas.openxmlformats.org/officeDocument/2006/relationships/image" Target="media/image2.png"/><Relationship Id="rId35" Type="http://schemas.openxmlformats.org/officeDocument/2006/relationships/image" Target="media/image6.png"/><Relationship Id="rId43" Type="http://schemas.openxmlformats.org/officeDocument/2006/relationships/image" Target="media/image14.jpeg"/><Relationship Id="rId48" Type="http://schemas.openxmlformats.org/officeDocument/2006/relationships/header" Target="header7.xml"/><Relationship Id="rId8" Type="http://schemas.openxmlformats.org/officeDocument/2006/relationships/webSettings" Target="webSettings.xml"/><Relationship Id="rId51" Type="http://schemas.openxmlformats.org/officeDocument/2006/relationships/header" Target="header9.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D71F725D-BDCF-40A0-BB3F-CC8B1FD46B78}">
    <t:Anchor>
      <t:Comment id="1077819515"/>
    </t:Anchor>
    <t:History>
      <t:Event id="{1D46D534-8EE1-4547-B909-5EAD47AAAED5}" time="2024-05-23T21:39:51.229Z">
        <t:Attribution userId="S::ccaradon@nrel.gov::ceb9f188-391a-4e4a-a97f-4216cb8e6632" userProvider="AD" userName="CaraDonna, Christopher"/>
        <t:Anchor>
          <t:Comment id="1077819515"/>
        </t:Anchor>
        <t:Create/>
      </t:Event>
      <t:Event id="{1FA15E35-3AB1-4E54-95B9-70E27AF6118C}" time="2024-05-23T21:39:51.229Z">
        <t:Attribution userId="S::ccaradon@nrel.gov::ceb9f188-391a-4e4a-a97f-4216cb8e6632" userProvider="AD" userName="CaraDonna, Christopher"/>
        <t:Anchor>
          <t:Comment id="1077819515"/>
        </t:Anchor>
        <t:Assign userId="S::aparker@nrel.gov::87732316-de77-4fec-8171-d066878065f2" userProvider="AD" userName="Parker, Andrew"/>
      </t:Event>
      <t:Event id="{E6981E3C-EEA1-40A5-9B2A-83722964D261}" time="2024-05-23T21:39:51.229Z">
        <t:Attribution userId="S::ccaradon@nrel.gov::ceb9f188-391a-4e4a-a97f-4216cb8e6632" userProvider="AD" userName="CaraDonna, Christopher"/>
        <t:Anchor>
          <t:Comment id="1077819515"/>
        </t:Anchor>
        <t:SetTitle title="@Parker, Andrew - Can you review this new section for the EUSS documenta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SharedWithUsers xmlns="d481fc2a-e230-47f7-a716-4f7f4b27a8e6">
      <UserInfo>
        <DisplayName>Brice, Amy</DisplayName>
        <AccountId>154</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bef67b4a08ebe0758363742b0ebc1883">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1e5f04d11aa15e89fa04a54c12394835"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B140F3-9185-4419-B48B-206E6423DF64}">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2.xml><?xml version="1.0" encoding="utf-8"?>
<ds:datastoreItem xmlns:ds="http://schemas.openxmlformats.org/officeDocument/2006/customXml" ds:itemID="{D7F14D97-508F-4A59-83FB-5D81588101D8}">
  <ds:schemaRefs>
    <ds:schemaRef ds:uri="http://schemas.microsoft.com/sharepoint/v3/contenttype/forms"/>
  </ds:schemaRefs>
</ds:datastoreItem>
</file>

<file path=customXml/itemProps3.xml><?xml version="1.0" encoding="utf-8"?>
<ds:datastoreItem xmlns:ds="http://schemas.openxmlformats.org/officeDocument/2006/customXml" ds:itemID="{7830DE33-BC51-49A0-AF8A-59B0634F82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a01ab-7cf8-4360-9f3f-f87b1ec95c26"/>
    <ds:schemaRef ds:uri="d481fc2a-e230-47f7-a716-4f7f4b27a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559CBF-6854-4BAD-8423-09C571AC1F1D}">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39</Pages>
  <Words>19018</Words>
  <Characters>108406</Characters>
  <Application>Microsoft Office Word</Application>
  <DocSecurity>0</DocSecurity>
  <Lines>903</Lines>
  <Paragraphs>254</Paragraphs>
  <ScaleCrop>false</ScaleCrop>
  <Company>NREL</Company>
  <LinksUpToDate>false</LinksUpToDate>
  <CharactersWithSpaces>127170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NREL Technical Report Template</dc:title>
  <dc:subject>The National Renewable Energy Laboratory's report template helps authors and editors write and format technical and subcontract reports.</dc:subject>
  <dc:creator>Xiong, Jie</dc:creator>
  <cp:keywords/>
  <cp:lastModifiedBy>Klun, Lauren</cp:lastModifiedBy>
  <cp:revision>1521</cp:revision>
  <cp:lastPrinted>2009-03-24T01:53:00Z</cp:lastPrinted>
  <dcterms:created xsi:type="dcterms:W3CDTF">2024-05-24T01:26:00Z</dcterms:created>
  <dcterms:modified xsi:type="dcterms:W3CDTF">2026-10-14T21:21:00Z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ediaServiceImageTags">
    <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d09f556e-69d8-35e5-8fac-b951a99a7564</vt:lpwstr>
  </property>
  <property fmtid="{D5CDD505-2E9C-101B-9397-08002B2CF9AE}" pid="26" name="Mendeley Citation Style_1">
    <vt:lpwstr>http://www.zotero.org/styles/ieee</vt:lpwstr>
  </property>
  <property fmtid="{D5CDD505-2E9C-101B-9397-08002B2CF9AE}" pid="27" name="MSIP_Label_95965d95-ecc0-4720-b759-1f33c42ed7da_Enabled">
    <vt:lpwstr>true</vt:lpwstr>
  </property>
  <property fmtid="{D5CDD505-2E9C-101B-9397-08002B2CF9AE}" pid="28" name="MSIP_Label_95965d95-ecc0-4720-b759-1f33c42ed7da_SetDate">
    <vt:lpwstr>2023-10-17T15:32:35Z</vt:lpwstr>
  </property>
  <property fmtid="{D5CDD505-2E9C-101B-9397-08002B2CF9AE}" pid="29" name="MSIP_Label_95965d95-ecc0-4720-b759-1f33c42ed7da_Method">
    <vt:lpwstr>Standard</vt:lpwstr>
  </property>
  <property fmtid="{D5CDD505-2E9C-101B-9397-08002B2CF9AE}" pid="30" name="MSIP_Label_95965d95-ecc0-4720-b759-1f33c42ed7da_Name">
    <vt:lpwstr>General</vt:lpwstr>
  </property>
  <property fmtid="{D5CDD505-2E9C-101B-9397-08002B2CF9AE}" pid="31" name="MSIP_Label_95965d95-ecc0-4720-b759-1f33c42ed7da_SiteId">
    <vt:lpwstr>a0f29d7e-28cd-4f54-8442-7885aee7c080</vt:lpwstr>
  </property>
  <property fmtid="{D5CDD505-2E9C-101B-9397-08002B2CF9AE}" pid="32" name="MSIP_Label_95965d95-ecc0-4720-b759-1f33c42ed7da_ActionId">
    <vt:lpwstr>adad15ed-fe07-48ab-979b-bb40a84e04d6</vt:lpwstr>
  </property>
  <property fmtid="{D5CDD505-2E9C-101B-9397-08002B2CF9AE}" pid="33" name="MSIP_Label_95965d95-ecc0-4720-b759-1f33c42ed7da_ContentBits">
    <vt:lpwstr>0</vt:lpwstr>
  </property>
  <property fmtid="{D5CDD505-2E9C-101B-9397-08002B2CF9AE}" pid="34" name="ZOTERO_PREF_1">
    <vt:lpwstr>&lt;data data-version="3" zotero-version="6.0.36"&gt;&lt;session id="S0wGs78w"/&gt;&lt;style id="http://www.zotero.org/styles/ieee" locale="en-US" hasBibliography="1" bibliographyStyleHasBeenSet="1"/&gt;&lt;prefs&gt;&lt;pref name="fieldType" value="Field"/&gt;&lt;/prefs&gt;&lt;/data&gt;</vt:lpwstr>
  </property>
</Properties>
</file>